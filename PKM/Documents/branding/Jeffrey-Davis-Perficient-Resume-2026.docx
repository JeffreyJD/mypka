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569881"/>
    <w:bookmarkStart w:id="1" w:name="_Toc85736129"/>
    <w:bookmarkStart w:id="2" w:name="_Toc153805886"/>
    <w:bookmarkStart w:id="3" w:name="_Toc167805953"/>
    <w:bookmarkStart w:id="4" w:name="_Toc167870433"/>
    <w:bookmarkStart w:id="5" w:name="_Toc185520180"/>
    <w:p w14:paraId="649901ED" w14:textId="08E68E99" w:rsidR="0071548F" w:rsidRDefault="0071548F" w:rsidP="0071548F">
      <w:r>
        <w:rPr>
          <w:noProof/>
        </w:rPr>
        <mc:AlternateContent>
          <mc:Choice Requires="wps">
            <w:drawing>
              <wp:anchor distT="0" distB="0" distL="114300" distR="114300" simplePos="0" relativeHeight="251658240" behindDoc="0" locked="0" layoutInCell="1" allowOverlap="1" wp14:anchorId="029CA602" wp14:editId="36450A70">
                <wp:simplePos x="0" y="0"/>
                <wp:positionH relativeFrom="margin">
                  <wp:align>right</wp:align>
                </wp:positionH>
                <wp:positionV relativeFrom="page">
                  <wp:posOffset>360680</wp:posOffset>
                </wp:positionV>
                <wp:extent cx="2888615" cy="810260"/>
                <wp:effectExtent l="0" t="0" r="6985" b="8890"/>
                <wp:wrapNone/>
                <wp:docPr id="1126115285" name="Text Box 14"/>
                <wp:cNvGraphicFramePr/>
                <a:graphic xmlns:a="http://schemas.openxmlformats.org/drawingml/2006/main">
                  <a:graphicData uri="http://schemas.microsoft.com/office/word/2010/wordprocessingShape">
                    <wps:wsp>
                      <wps:cNvSpPr txBox="1"/>
                      <wps:spPr>
                        <a:xfrm>
                          <a:off x="0" y="0"/>
                          <a:ext cx="2888615" cy="810260"/>
                        </a:xfrm>
                        <a:prstGeom prst="rect">
                          <a:avLst/>
                        </a:prstGeom>
                        <a:solidFill>
                          <a:schemeClr val="lt1"/>
                        </a:solidFill>
                        <a:ln w="6350">
                          <a:noFill/>
                        </a:ln>
                      </wps:spPr>
                      <wps:txbx>
                        <w:txbxContent>
                          <w:p w14:paraId="7070DF02" w14:textId="69B57CD4" w:rsidR="0071548F" w:rsidRDefault="00D936B1" w:rsidP="009D6024">
                            <w:pPr>
                              <w:pStyle w:val="Heading1"/>
                            </w:pPr>
                            <w:r>
                              <w:t>FIRST NAME</w:t>
                            </w:r>
                          </w:p>
                          <w:p w14:paraId="21AE1EFB" w14:textId="7282D377" w:rsidR="0071548F" w:rsidRPr="0065032C" w:rsidRDefault="00D936B1" w:rsidP="0071548F">
                            <w:pPr>
                              <w:pStyle w:val="BodyText"/>
                              <w:jc w:val="right"/>
                              <w:rPr>
                                <w:rFonts w:ascii="Aptos" w:hAnsi="Aptos"/>
                                <w:sz w:val="24"/>
                                <w:szCs w:val="24"/>
                              </w:rPr>
                            </w:pPr>
                            <w:r>
                              <w:rPr>
                                <w:rFonts w:ascii="Aptos" w:hAnsi="Aptos"/>
                                <w:sz w:val="24"/>
                                <w:szCs w:val="24"/>
                              </w:rPr>
                              <w:t>Sr. Project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29CA602" id="_x0000_t202" coordsize="21600,21600" o:spt="202" path="m,l,21600r21600,l21600,xe">
                <v:stroke joinstyle="miter"/>
                <v:path gradientshapeok="t" o:connecttype="rect"/>
              </v:shapetype>
              <v:shape id="Text Box 14" o:spid="_x0000_s1026" type="#_x0000_t202" style="position:absolute;margin-left:176.25pt;margin-top:28.4pt;width:227.45pt;height:63.8pt;z-index:251658240;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" fillcolor="white [3201]" stroked="f" strokeweight=".5pt">
                <v:textbox>
                  <w:txbxContent>
                    <w:p w14:paraId="7070DF02" w14:textId="69B57CD4" w:rsidR="0071548F" w:rsidRDefault="00D936B1" w:rsidP="009D6024">
                      <w:pPr>
                        <w:pStyle w:val="Heading1"/>
                      </w:pPr>
                      <w:r>
                        <w:t>FIRST NAME</w:t>
                      </w:r>
                    </w:p>
                    <w:p w14:paraId="21AE1EFB" w14:textId="7282D377" w:rsidR="0071548F" w:rsidRPr="0065032C" w:rsidRDefault="00D936B1" w:rsidP="0071548F">
                      <w:pPr>
                        <w:pStyle w:val="BodyText"/>
                        <w:jc w:val="right"/>
                        <w:rPr>
                          <w:rFonts w:ascii="Aptos" w:hAnsi="Aptos"/>
                          <w:sz w:val="24"/>
                          <w:szCs w:val="24"/>
                        </w:rPr>
                      </w:pPr>
                      <w:r>
                        <w:rPr>
                          <w:rFonts w:ascii="Aptos" w:hAnsi="Aptos"/>
                          <w:sz w:val="24"/>
                          <w:szCs w:val="24"/>
                        </w:rPr>
                        <w:t>Sr. Project Manager</w:t>
                      </w:r>
                    </w:p>
                  </w:txbxContent>
                </v:textbox>
                <w10:wrap anchorx="margin" anchory="page"/>
              </v:shape>
            </w:pict>
          </mc:Fallback>
        </mc:AlternateContent>
      </w:r>
    </w:p>
    <w:bookmarkEnd w:id="0"/>
    <w:bookmarkEnd w:id="1"/>
    <w:bookmarkEnd w:id="2"/>
    <w:bookmarkEnd w:id="3"/>
    <w:bookmarkEnd w:id="4"/>
    <w:bookmarkEnd w:id="5"/>
    <w:p w14:paraId="2B8A1AD4" w14:textId="77777777" w:rsidR="0071548F" w:rsidRDefault="0071548F" w:rsidP="0071548F"/>
    <w:p w14:paraId="244F350B" w14:textId="7D1F1469" w:rsidR="0071548F" w:rsidRPr="00E41A1E" w:rsidRDefault="00030299" w:rsidP="0071548F">
      <w:pPr>
        <w:pStyle w:val="05Header3"/>
        <w:rPr>
          <w:color w:val="auto"/>
        </w:rPr>
      </w:pPr>
      <w:r w:rsidRPr="00E41A1E">
        <w:rPr>
          <w:color w:val="auto"/>
        </w:rPr>
        <w:t>PROFESSIONAL OVERVIEW</w:t>
      </w:r>
    </w:p>
    <w:p w14:paraId="1E77EC63" w14:textId="77777777" w:rsidR="004D0E2F" w:rsidRPr="004D0E2F" w:rsidRDefault="004D0E2F" w:rsidP="00FC3936">
      <w:pPr>
        <w:pStyle w:val="09BodyCopy"/>
        <w:rPr>
          <w:ins w:id="6" w:author="Jeffrey Davis" w:date="2026-04-22T21:28:00Z" w16du:dateUtc="2026-04-23T01:28:00Z"/>
        </w:rPr>
      </w:pPr>
      <w:ins w:id="7" w:author="Jeffrey Davis" w:date="2026-04-22T21:28:00Z" w16du:dateUtc="2026-04-23T01:28:00Z">
        <w:r w:rsidRPr="004D0E2F">
          <w:t>Jeffrey Davis brings more than 28 years of Oracle ERP implementation experience, spanning the full lifecycle from Oracle 10.7 through Oracle Cloud. As Delivery Unit Leader for Perficient's Oracle Practice, Jeffrey holds P&amp;L ownership across ERP, SCM, HCM, EPM, and Managed Services engagements spanning six countries - overseeing $25-$30M in annual practice revenue. He has led programs ranging from single-module upgrades to multi-country, multi-year business transformation initiatives.</w:t>
        </w:r>
      </w:ins>
    </w:p>
    <w:p w14:paraId="16FACDA5" w14:textId="77777777" w:rsidR="004D0E2F" w:rsidRPr="004D0E2F" w:rsidRDefault="004D0E2F" w:rsidP="00FC3936">
      <w:pPr>
        <w:pStyle w:val="09BodyCopy"/>
        <w:rPr>
          <w:ins w:id="8" w:author="Jeffrey Davis" w:date="2026-04-22T21:28:00Z" w16du:dateUtc="2026-04-23T01:28:00Z"/>
        </w:rPr>
      </w:pPr>
    </w:p>
    <w:p w14:paraId="50CCE2BE" w14:textId="77777777" w:rsidR="004D0E2F" w:rsidRPr="004D0E2F" w:rsidRDefault="004D0E2F" w:rsidP="00FC3936">
      <w:pPr>
        <w:pStyle w:val="09BodyCopy"/>
        <w:rPr>
          <w:ins w:id="9" w:author="Jeffrey Davis" w:date="2026-04-22T21:28:00Z" w16du:dateUtc="2026-04-23T01:28:00Z"/>
        </w:rPr>
      </w:pPr>
      <w:ins w:id="10" w:author="Jeffrey Davis" w:date="2026-04-22T21:28:00Z" w16du:dateUtc="2026-04-23T01:28:00Z">
        <w:r w:rsidRPr="004D0E2F">
          <w:t>Jeffrey is currently leading Perficient's transition to an AI-First Oracle delivery model - a structured methodology built on three integrated platforms: Celonis for process intelligence, Rapid4Cloud for configuration automation and testing, and Claude as the AI layer across projects, cowork, and delivery quality. He also built Meridian, a custom LLM-powered project forecasting application on the Anthropic API, used internally to improve program delivery predictability. Results: 25-40% reduction in implementation timeline; 60% reduction in Level 1 support tickets post go-live.</w:t>
        </w:r>
      </w:ins>
    </w:p>
    <w:p w14:paraId="6E9DFA3D" w14:textId="77777777" w:rsidR="004D0E2F" w:rsidRPr="004D0E2F" w:rsidRDefault="004D0E2F" w:rsidP="00FC3936">
      <w:pPr>
        <w:pStyle w:val="09BodyCopy"/>
        <w:rPr>
          <w:ins w:id="11" w:author="Jeffrey Davis" w:date="2026-04-22T21:28:00Z" w16du:dateUtc="2026-04-23T01:28:00Z"/>
        </w:rPr>
      </w:pPr>
    </w:p>
    <w:p w14:paraId="4F0FF05E" w14:textId="3D95DA6A" w:rsidR="0071548F" w:rsidRPr="00FC3936" w:rsidRDefault="004D0E2F" w:rsidP="00FC3936">
      <w:pPr>
        <w:pStyle w:val="09BodyCopy"/>
      </w:pPr>
      <w:ins w:id="12" w:author="Jeffrey Davis" w:date="2026-04-22T21:28:00Z" w16du:dateUtc="2026-04-23T01:28:00Z">
        <w:r w:rsidRPr="004D0E2F">
          <w:t>His technical foundation - a BS in Computer Science from the University of Pittsburgh - is matched by 14 years leading Oracle transformation at General Electric before joining Perficient.</w:t>
        </w:r>
      </w:ins>
      <w:del w:id="13" w:author="Jeffrey Davis" w:date="2026-04-22T21:28:00Z" w16du:dateUtc="2026-04-23T01:28:00Z">
        <w:r w:rsidR="0071548F" w:rsidRPr="00FC3936" w:rsidDel="004D0E2F">
          <w:delText>I am putting more sentences here</w:delText>
        </w:r>
      </w:del>
      <w:r w:rsidR="0071548F" w:rsidRPr="00FC3936">
        <w:t xml:space="preserve"> to really get the point across.  Make it seem like a good bio.  This consultant is very good and is an expert.  For &lt;total years of experience&gt;, &lt;Ms./Mr.&gt;&lt;Consultant Last Name&gt; has &lt;Led </w:t>
      </w:r>
      <w:r w:rsidR="003C345B" w:rsidRPr="00FC3936">
        <w:t>or participated</w:t>
      </w:r>
      <w:r w:rsidR="0071548F" w:rsidRPr="00FC3936">
        <w:t>&gt; on teams doing analysis, design, development, implementations, enhancements and testing of applications in these areas: (you can add 1 at MOST 2 sentences to this area).</w:t>
      </w:r>
    </w:p>
    <w:p w14:paraId="0A600D96" w14:textId="77777777" w:rsidR="0071548F" w:rsidRDefault="0071548F" w:rsidP="00FC3936">
      <w:pPr>
        <w:pStyle w:val="09BodyCopy"/>
      </w:pPr>
    </w:p>
    <w:tbl>
      <w:tblPr>
        <w:tblW w:w="10260"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1E0" w:firstRow="1" w:lastRow="1" w:firstColumn="1" w:lastColumn="1" w:noHBand="0" w:noVBand="0"/>
      </w:tblPr>
      <w:tblGrid>
        <w:gridCol w:w="2641"/>
        <w:gridCol w:w="7619"/>
      </w:tblGrid>
      <w:tr w:rsidR="0071548F" w:rsidRPr="00745544" w14:paraId="22C07884" w14:textId="77777777" w:rsidTr="00261775">
        <w:trPr>
          <w:cantSplit/>
          <w:trHeight w:val="259"/>
        </w:trPr>
        <w:tc>
          <w:tcPr>
            <w:tcW w:w="1777" w:type="dxa"/>
            <w:vAlign w:val="center"/>
          </w:tcPr>
          <w:p w14:paraId="54DC8FC2" w14:textId="2280CF7C" w:rsidR="0071548F" w:rsidRPr="004D0E2F" w:rsidRDefault="004D0E2F" w:rsidP="00FC3936">
            <w:pPr>
              <w:pStyle w:val="09BodyCopy"/>
              <w:rPr>
                <w:b/>
                <w:rPrChange w:id="14" w:author="Jeffrey Davis" w:date="2026-04-22T21:28:00Z" w16du:dateUtc="2026-04-23T01:28:00Z">
                  <w:rPr/>
                </w:rPrChange>
              </w:rPr>
            </w:pPr>
            <w:ins w:id="15" w:author="Jeffrey Davis" w:date="2026-04-22T21:28:00Z" w16du:dateUtc="2026-04-23T01:28:00Z">
              <w:r w:rsidRPr="004D0E2F">
                <w:rPr>
                  <w:b/>
                  <w:szCs w:val="22"/>
                  <w:rPrChange w:id="16" w:author="Jeffrey Davis" w:date="2026-04-22T21:28:00Z" w16du:dateUtc="2026-04-23T01:28:00Z">
                    <w:rPr>
                      <w:sz w:val="22"/>
                      <w:szCs w:val="22"/>
                    </w:rPr>
                  </w:rPrChange>
                </w:rPr>
                <w:t>Roles</w:t>
              </w:r>
            </w:ins>
            <w:del w:id="17" w:author="Jeffrey Davis" w:date="2026-04-22T21:28:00Z" w16du:dateUtc="2026-04-23T01:28:00Z">
              <w:r w:rsidR="0071548F" w:rsidRPr="004D0E2F" w:rsidDel="004D0E2F">
                <w:rPr>
                  <w:b/>
                  <w:szCs w:val="22"/>
                  <w:rPrChange w:id="18" w:author="Jeffrey Davis" w:date="2026-04-22T21:28:00Z" w16du:dateUtc="2026-04-23T01:28:00Z">
                    <w:rPr>
                      <w:sz w:val="22"/>
                      <w:szCs w:val="22"/>
                    </w:rPr>
                  </w:rPrChange>
                </w:rPr>
                <w:delText>Roles</w:delText>
              </w:r>
            </w:del>
          </w:p>
        </w:tc>
        <w:tc>
          <w:tcPr>
            <w:tcW w:w="8483" w:type="dxa"/>
            <w:vAlign w:val="center"/>
          </w:tcPr>
          <w:p w14:paraId="7D0DC952" w14:textId="77777777" w:rsidR="004D0E2F" w:rsidRPr="004D0E2F" w:rsidRDefault="004D0E2F" w:rsidP="00460121">
            <w:pPr>
              <w:pStyle w:val="ListParagraph"/>
              <w:rPr>
                <w:ins w:id="19" w:author="Jeffrey Davis" w:date="2026-04-22T21:28:00Z" w16du:dateUtc="2026-04-23T01:28:00Z"/>
              </w:rPr>
            </w:pPr>
            <w:ins w:id="20" w:author="Jeffrey Davis" w:date="2026-04-22T21:28:00Z" w16du:dateUtc="2026-04-23T01:28:00Z">
              <w:r w:rsidRPr="004D0E2F">
                <w:t>Delivery Unit Leader</w:t>
              </w:r>
            </w:ins>
          </w:p>
          <w:p w14:paraId="05345D45" w14:textId="77777777" w:rsidR="004D0E2F" w:rsidRPr="004D0E2F" w:rsidRDefault="004D0E2F" w:rsidP="00460121">
            <w:pPr>
              <w:pStyle w:val="ListParagraph"/>
              <w:rPr>
                <w:ins w:id="21" w:author="Jeffrey Davis" w:date="2026-04-22T21:28:00Z" w16du:dateUtc="2026-04-23T01:28:00Z"/>
              </w:rPr>
            </w:pPr>
            <w:ins w:id="22" w:author="Jeffrey Davis" w:date="2026-04-22T21:28:00Z" w16du:dateUtc="2026-04-23T01:28:00Z">
              <w:r w:rsidRPr="004D0E2F">
                <w:t>Engagement Director</w:t>
              </w:r>
            </w:ins>
          </w:p>
          <w:p w14:paraId="0060660F" w14:textId="77777777" w:rsidR="004D0E2F" w:rsidRPr="004D0E2F" w:rsidRDefault="004D0E2F" w:rsidP="00460121">
            <w:pPr>
              <w:pStyle w:val="ListParagraph"/>
              <w:rPr>
                <w:ins w:id="23" w:author="Jeffrey Davis" w:date="2026-04-22T21:28:00Z" w16du:dateUtc="2026-04-23T01:28:00Z"/>
              </w:rPr>
            </w:pPr>
            <w:ins w:id="24" w:author="Jeffrey Davis" w:date="2026-04-22T21:28:00Z" w16du:dateUtc="2026-04-23T01:28:00Z">
              <w:r w:rsidRPr="004D0E2F">
                <w:t>PMO Director</w:t>
              </w:r>
            </w:ins>
          </w:p>
          <w:p w14:paraId="38FE3078" w14:textId="77777777" w:rsidR="004D0E2F" w:rsidRPr="004D0E2F" w:rsidRDefault="004D0E2F" w:rsidP="00460121">
            <w:pPr>
              <w:pStyle w:val="ListParagraph"/>
              <w:rPr>
                <w:ins w:id="25" w:author="Jeffrey Davis" w:date="2026-04-22T21:28:00Z" w16du:dateUtc="2026-04-23T01:28:00Z"/>
              </w:rPr>
            </w:pPr>
            <w:ins w:id="26" w:author="Jeffrey Davis" w:date="2026-04-22T21:28:00Z" w16du:dateUtc="2026-04-23T01:28:00Z">
              <w:r w:rsidRPr="004D0E2F">
                <w:t>Program Manager</w:t>
              </w:r>
            </w:ins>
          </w:p>
          <w:p w14:paraId="41B5CBB3" w14:textId="77777777" w:rsidR="004D0E2F" w:rsidRPr="004D0E2F" w:rsidRDefault="004D0E2F" w:rsidP="00460121">
            <w:pPr>
              <w:pStyle w:val="ListParagraph"/>
              <w:rPr>
                <w:ins w:id="27" w:author="Jeffrey Davis" w:date="2026-04-22T21:28:00Z" w16du:dateUtc="2026-04-23T01:28:00Z"/>
              </w:rPr>
            </w:pPr>
            <w:ins w:id="28" w:author="Jeffrey Davis" w:date="2026-04-22T21:28:00Z" w16du:dateUtc="2026-04-23T01:28:00Z">
              <w:r w:rsidRPr="004D0E2F">
                <w:t>Project Manager</w:t>
              </w:r>
            </w:ins>
          </w:p>
          <w:p w14:paraId="20D1C8C7" w14:textId="77777777" w:rsidR="004D0E2F" w:rsidRPr="004D0E2F" w:rsidRDefault="004D0E2F" w:rsidP="00460121">
            <w:pPr>
              <w:pStyle w:val="ListParagraph"/>
              <w:rPr>
                <w:ins w:id="29" w:author="Jeffrey Davis" w:date="2026-04-22T21:28:00Z" w16du:dateUtc="2026-04-23T01:28:00Z"/>
              </w:rPr>
            </w:pPr>
            <w:ins w:id="30" w:author="Jeffrey Davis" w:date="2026-04-22T21:28:00Z" w16du:dateUtc="2026-04-23T01:28:00Z">
              <w:r w:rsidRPr="004D0E2F">
                <w:t>P&amp;L Owner</w:t>
              </w:r>
            </w:ins>
          </w:p>
          <w:p w14:paraId="2A000A7A" w14:textId="77777777" w:rsidR="004D0E2F" w:rsidRPr="004D0E2F" w:rsidRDefault="004D0E2F" w:rsidP="00460121">
            <w:pPr>
              <w:pStyle w:val="ListParagraph"/>
              <w:rPr>
                <w:ins w:id="31" w:author="Jeffrey Davis" w:date="2026-04-22T21:28:00Z" w16du:dateUtc="2026-04-23T01:28:00Z"/>
              </w:rPr>
            </w:pPr>
            <w:ins w:id="32" w:author="Jeffrey Davis" w:date="2026-04-22T21:28:00Z" w16du:dateUtc="2026-04-23T01:28:00Z">
              <w:r w:rsidRPr="004D0E2F">
                <w:t>Change Management</w:t>
              </w:r>
            </w:ins>
          </w:p>
          <w:p w14:paraId="09AA83A9" w14:textId="77777777" w:rsidR="004D0E2F" w:rsidRPr="004D0E2F" w:rsidRDefault="004D0E2F" w:rsidP="00460121">
            <w:pPr>
              <w:pStyle w:val="ListParagraph"/>
              <w:rPr>
                <w:ins w:id="33" w:author="Jeffrey Davis" w:date="2026-04-22T21:28:00Z" w16du:dateUtc="2026-04-23T01:28:00Z"/>
              </w:rPr>
            </w:pPr>
            <w:ins w:id="34" w:author="Jeffrey Davis" w:date="2026-04-22T21:28:00Z" w16du:dateUtc="2026-04-23T01:28:00Z">
              <w:r w:rsidRPr="004D0E2F">
                <w:t>Offshore Management</w:t>
              </w:r>
            </w:ins>
          </w:p>
          <w:p w14:paraId="2C83E84F" w14:textId="6D899746" w:rsidR="0071548F" w:rsidRPr="004D0E2F" w:rsidDel="004D0E2F" w:rsidRDefault="004D0E2F" w:rsidP="00460121">
            <w:pPr>
              <w:pStyle w:val="ListParagraph"/>
              <w:rPr>
                <w:del w:id="35" w:author="Jeffrey Davis" w:date="2026-04-22T21:28:00Z" w16du:dateUtc="2026-04-23T01:28:00Z"/>
              </w:rPr>
            </w:pPr>
            <w:ins w:id="36" w:author="Jeffrey Davis" w:date="2026-04-22T21:28:00Z" w16du:dateUtc="2026-04-23T01:28:00Z">
              <w:r w:rsidRPr="004D0E2F">
                <w:t>Executive Engagement</w:t>
              </w:r>
            </w:ins>
            <w:del w:id="37" w:author="Jeffrey Davis" w:date="2026-04-22T21:28:00Z" w16du:dateUtc="2026-04-23T01:28:00Z">
              <w:r w:rsidR="0071548F" w:rsidRPr="004D0E2F" w:rsidDel="004D0E2F">
                <w:delText>Project Manager</w:delText>
              </w:r>
            </w:del>
          </w:p>
          <w:p w14:paraId="5B73E894" w14:textId="0B6FC4CC" w:rsidR="0071548F" w:rsidRPr="004D0E2F" w:rsidDel="004D0E2F" w:rsidRDefault="0071548F" w:rsidP="00460121">
            <w:pPr>
              <w:pStyle w:val="ListParagraph"/>
              <w:rPr>
                <w:del w:id="38" w:author="Jeffrey Davis" w:date="2026-04-22T21:28:00Z" w16du:dateUtc="2026-04-23T01:28:00Z"/>
              </w:rPr>
            </w:pPr>
            <w:del w:id="39" w:author="Jeffrey Davis" w:date="2026-04-22T21:28:00Z" w16du:dateUtc="2026-04-23T01:28:00Z">
              <w:r w:rsidRPr="004D0E2F" w:rsidDel="004D0E2F">
                <w:delText>Program Manager</w:delText>
              </w:r>
            </w:del>
          </w:p>
          <w:p w14:paraId="08AE535B" w14:textId="59DD6CEC" w:rsidR="0071548F" w:rsidRPr="004D0E2F" w:rsidRDefault="0071548F" w:rsidP="00460121">
            <w:pPr>
              <w:pStyle w:val="ListParagraph"/>
            </w:pPr>
            <w:del w:id="40" w:author="Jeffrey Davis" w:date="2026-04-22T21:28:00Z" w16du:dateUtc="2026-04-23T01:28:00Z">
              <w:r w:rsidRPr="004D0E2F" w:rsidDel="004D0E2F">
                <w:delText>Offshore Management</w:delText>
              </w:r>
            </w:del>
          </w:p>
        </w:tc>
      </w:tr>
      <w:tr w:rsidR="0071548F" w:rsidRPr="00745544" w14:paraId="1AC174B8" w14:textId="77777777" w:rsidTr="00261775">
        <w:trPr>
          <w:trHeight w:val="259"/>
        </w:trPr>
        <w:tc>
          <w:tcPr>
            <w:tcW w:w="1777" w:type="dxa"/>
            <w:vAlign w:val="center"/>
          </w:tcPr>
          <w:p w14:paraId="03848CD4" w14:textId="68AC9E41" w:rsidR="0071548F" w:rsidRPr="004D0E2F" w:rsidRDefault="004D0E2F" w:rsidP="00FC3936">
            <w:pPr>
              <w:pStyle w:val="09BodyCopy"/>
              <w:rPr>
                <w:b/>
                <w:color w:val="000000"/>
                <w:szCs w:val="18"/>
                <w:rPrChange w:id="41" w:author="Jeffrey Davis" w:date="2026-04-22T21:28:00Z" w16du:dateUtc="2026-04-23T01:28:00Z">
                  <w:rPr>
                    <w:color w:val="000000"/>
                    <w:sz w:val="18"/>
                    <w:szCs w:val="18"/>
                  </w:rPr>
                </w:rPrChange>
              </w:rPr>
            </w:pPr>
            <w:ins w:id="42" w:author="Jeffrey Davis" w:date="2026-04-22T21:28:00Z" w16du:dateUtc="2026-04-23T01:28:00Z">
              <w:r w:rsidRPr="004D0E2F">
                <w:rPr>
                  <w:b/>
                  <w:szCs w:val="22"/>
                  <w:rPrChange w:id="43" w:author="Jeffrey Davis" w:date="2026-04-22T21:28:00Z" w16du:dateUtc="2026-04-23T01:28:00Z">
                    <w:rPr>
                      <w:sz w:val="22"/>
                      <w:szCs w:val="22"/>
                    </w:rPr>
                  </w:rPrChange>
                </w:rPr>
                <w:t>Solutions</w:t>
              </w:r>
            </w:ins>
            <w:del w:id="44" w:author="Jeffrey Davis" w:date="2026-04-22T21:28:00Z" w16du:dateUtc="2026-04-23T01:28:00Z">
              <w:r w:rsidR="0071548F" w:rsidRPr="004D0E2F" w:rsidDel="004D0E2F">
                <w:rPr>
                  <w:b/>
                  <w:szCs w:val="22"/>
                  <w:rPrChange w:id="45" w:author="Jeffrey Davis" w:date="2026-04-22T21:28:00Z" w16du:dateUtc="2026-04-23T01:28:00Z">
                    <w:rPr>
                      <w:sz w:val="22"/>
                      <w:szCs w:val="22"/>
                    </w:rPr>
                  </w:rPrChange>
                </w:rPr>
                <w:delText>Solutions</w:delText>
              </w:r>
            </w:del>
          </w:p>
        </w:tc>
        <w:tc>
          <w:tcPr>
            <w:tcW w:w="8483" w:type="dxa"/>
            <w:vAlign w:val="center"/>
          </w:tcPr>
          <w:p w14:paraId="303C69BA" w14:textId="77777777" w:rsidR="004D0E2F" w:rsidRPr="004D0E2F" w:rsidRDefault="004D0E2F" w:rsidP="00460121">
            <w:pPr>
              <w:pStyle w:val="ListParagraph"/>
              <w:rPr>
                <w:ins w:id="46" w:author="Jeffrey Davis" w:date="2026-04-22T21:28:00Z" w16du:dateUtc="2026-04-23T01:28:00Z"/>
              </w:rPr>
            </w:pPr>
            <w:ins w:id="47" w:author="Jeffrey Davis" w:date="2026-04-22T21:28:00Z" w16du:dateUtc="2026-04-23T01:28:00Z">
              <w:r w:rsidRPr="004D0E2F">
                <w:t>Oracle Cloud ERP</w:t>
              </w:r>
            </w:ins>
          </w:p>
          <w:p w14:paraId="52A4E716" w14:textId="77777777" w:rsidR="004D0E2F" w:rsidRPr="004D0E2F" w:rsidRDefault="004D0E2F" w:rsidP="00460121">
            <w:pPr>
              <w:pStyle w:val="ListParagraph"/>
              <w:rPr>
                <w:ins w:id="48" w:author="Jeffrey Davis" w:date="2026-04-22T21:28:00Z" w16du:dateUtc="2026-04-23T01:28:00Z"/>
              </w:rPr>
            </w:pPr>
            <w:ins w:id="49" w:author="Jeffrey Davis" w:date="2026-04-22T21:28:00Z" w16du:dateUtc="2026-04-23T01:28:00Z">
              <w:r w:rsidRPr="004D0E2F">
                <w:t>Oracle Cloud SCM</w:t>
              </w:r>
            </w:ins>
          </w:p>
          <w:p w14:paraId="5083ED70" w14:textId="77777777" w:rsidR="004D0E2F" w:rsidRPr="004D0E2F" w:rsidRDefault="004D0E2F" w:rsidP="00460121">
            <w:pPr>
              <w:pStyle w:val="ListParagraph"/>
              <w:rPr>
                <w:ins w:id="50" w:author="Jeffrey Davis" w:date="2026-04-22T21:28:00Z" w16du:dateUtc="2026-04-23T01:28:00Z"/>
              </w:rPr>
            </w:pPr>
            <w:ins w:id="51" w:author="Jeffrey Davis" w:date="2026-04-22T21:28:00Z" w16du:dateUtc="2026-04-23T01:28:00Z">
              <w:r w:rsidRPr="004D0E2F">
                <w:t>Oracle Cloud HCM</w:t>
              </w:r>
            </w:ins>
          </w:p>
          <w:p w14:paraId="4D480727" w14:textId="77777777" w:rsidR="004D0E2F" w:rsidRPr="004D0E2F" w:rsidRDefault="004D0E2F" w:rsidP="00460121">
            <w:pPr>
              <w:pStyle w:val="ListParagraph"/>
              <w:rPr>
                <w:ins w:id="52" w:author="Jeffrey Davis" w:date="2026-04-22T21:28:00Z" w16du:dateUtc="2026-04-23T01:28:00Z"/>
              </w:rPr>
            </w:pPr>
            <w:ins w:id="53" w:author="Jeffrey Davis" w:date="2026-04-22T21:28:00Z" w16du:dateUtc="2026-04-23T01:28:00Z">
              <w:r w:rsidRPr="004D0E2F">
                <w:t>Oracle Cloud EPM</w:t>
              </w:r>
            </w:ins>
          </w:p>
          <w:p w14:paraId="4A780D59" w14:textId="77777777" w:rsidR="004D0E2F" w:rsidRPr="004D0E2F" w:rsidRDefault="004D0E2F" w:rsidP="00460121">
            <w:pPr>
              <w:pStyle w:val="ListParagraph"/>
              <w:rPr>
                <w:ins w:id="54" w:author="Jeffrey Davis" w:date="2026-04-22T21:28:00Z" w16du:dateUtc="2026-04-23T01:28:00Z"/>
              </w:rPr>
            </w:pPr>
            <w:ins w:id="55" w:author="Jeffrey Davis" w:date="2026-04-22T21:28:00Z" w16du:dateUtc="2026-04-23T01:28:00Z">
              <w:r w:rsidRPr="004D0E2F">
                <w:t>AI-First ERP Delivery</w:t>
              </w:r>
            </w:ins>
          </w:p>
          <w:p w14:paraId="232A9350" w14:textId="77777777" w:rsidR="004D0E2F" w:rsidRPr="004D0E2F" w:rsidRDefault="004D0E2F" w:rsidP="00460121">
            <w:pPr>
              <w:pStyle w:val="ListParagraph"/>
              <w:rPr>
                <w:ins w:id="56" w:author="Jeffrey Davis" w:date="2026-04-22T21:28:00Z" w16du:dateUtc="2026-04-23T01:28:00Z"/>
              </w:rPr>
            </w:pPr>
            <w:ins w:id="57" w:author="Jeffrey Davis" w:date="2026-04-22T21:28:00Z" w16du:dateUtc="2026-04-23T01:28:00Z">
              <w:r w:rsidRPr="004D0E2F">
                <w:t>PMO Governance</w:t>
              </w:r>
            </w:ins>
          </w:p>
          <w:p w14:paraId="5A1EA1E6" w14:textId="77777777" w:rsidR="004D0E2F" w:rsidRPr="004D0E2F" w:rsidRDefault="004D0E2F" w:rsidP="00460121">
            <w:pPr>
              <w:pStyle w:val="ListParagraph"/>
              <w:rPr>
                <w:ins w:id="58" w:author="Jeffrey Davis" w:date="2026-04-22T21:28:00Z" w16du:dateUtc="2026-04-23T01:28:00Z"/>
              </w:rPr>
            </w:pPr>
            <w:ins w:id="59" w:author="Jeffrey Davis" w:date="2026-04-22T21:28:00Z" w16du:dateUtc="2026-04-23T01:28:00Z">
              <w:r w:rsidRPr="004D0E2F">
                <w:t>Business Process Optimization</w:t>
              </w:r>
            </w:ins>
          </w:p>
          <w:p w14:paraId="03635A84" w14:textId="77777777" w:rsidR="004D0E2F" w:rsidRPr="004D0E2F" w:rsidRDefault="004D0E2F" w:rsidP="00460121">
            <w:pPr>
              <w:pStyle w:val="ListParagraph"/>
              <w:rPr>
                <w:ins w:id="60" w:author="Jeffrey Davis" w:date="2026-04-22T21:28:00Z" w16du:dateUtc="2026-04-23T01:28:00Z"/>
              </w:rPr>
            </w:pPr>
            <w:ins w:id="61" w:author="Jeffrey Davis" w:date="2026-04-22T21:28:00Z" w16du:dateUtc="2026-04-23T01:28:00Z">
              <w:r w:rsidRPr="004D0E2F">
                <w:t>Oracle EBS Upgrades</w:t>
              </w:r>
            </w:ins>
          </w:p>
          <w:p w14:paraId="72041698" w14:textId="77777777" w:rsidR="004D0E2F" w:rsidRPr="004D0E2F" w:rsidRDefault="004D0E2F" w:rsidP="00460121">
            <w:pPr>
              <w:pStyle w:val="ListParagraph"/>
              <w:rPr>
                <w:ins w:id="62" w:author="Jeffrey Davis" w:date="2026-04-22T21:28:00Z" w16du:dateUtc="2026-04-23T01:28:00Z"/>
              </w:rPr>
            </w:pPr>
            <w:ins w:id="63" w:author="Jeffrey Davis" w:date="2026-04-22T21:28:00Z" w16du:dateUtc="2026-04-23T01:28:00Z">
              <w:r w:rsidRPr="004D0E2F">
                <w:t>Value Chain Planning</w:t>
              </w:r>
            </w:ins>
          </w:p>
          <w:p w14:paraId="0F1B461C" w14:textId="21E3B8AF" w:rsidR="0071548F" w:rsidRPr="004D0E2F" w:rsidDel="004D0E2F" w:rsidRDefault="004D0E2F" w:rsidP="00460121">
            <w:pPr>
              <w:pStyle w:val="ListParagraph"/>
              <w:rPr>
                <w:del w:id="64" w:author="Jeffrey Davis" w:date="2026-04-22T21:28:00Z" w16du:dateUtc="2026-04-23T01:28:00Z"/>
              </w:rPr>
            </w:pPr>
            <w:ins w:id="65" w:author="Jeffrey Davis" w:date="2026-04-22T21:28:00Z" w16du:dateUtc="2026-04-23T01:28:00Z">
              <w:r w:rsidRPr="004D0E2F">
                <w:t>ERP Cloud Migration</w:t>
              </w:r>
            </w:ins>
            <w:del w:id="66" w:author="Jeffrey Davis" w:date="2026-04-22T21:28:00Z" w16du:dateUtc="2026-04-23T01:28:00Z">
              <w:r w:rsidR="0071548F" w:rsidRPr="004D0E2F" w:rsidDel="004D0E2F">
                <w:delText>Product Lifecycle Management (PLM)</w:delText>
              </w:r>
            </w:del>
          </w:p>
          <w:p w14:paraId="245D5047" w14:textId="0D0F1191" w:rsidR="0071548F" w:rsidRPr="004D0E2F" w:rsidDel="004D0E2F" w:rsidRDefault="0071548F" w:rsidP="00460121">
            <w:pPr>
              <w:pStyle w:val="ListParagraph"/>
              <w:rPr>
                <w:del w:id="67" w:author="Jeffrey Davis" w:date="2026-04-22T21:28:00Z" w16du:dateUtc="2026-04-23T01:28:00Z"/>
              </w:rPr>
            </w:pPr>
            <w:del w:id="68" w:author="Jeffrey Davis" w:date="2026-04-22T21:28:00Z" w16du:dateUtc="2026-04-23T01:28:00Z">
              <w:r w:rsidRPr="004D0E2F" w:rsidDel="004D0E2F">
                <w:delText>Enterprise Application Integration (EAI)</w:delText>
              </w:r>
            </w:del>
          </w:p>
          <w:p w14:paraId="2ADD7ECC" w14:textId="22DF721E" w:rsidR="0071548F" w:rsidRPr="004D0E2F" w:rsidDel="004D0E2F" w:rsidRDefault="0071548F" w:rsidP="00460121">
            <w:pPr>
              <w:pStyle w:val="ListParagraph"/>
              <w:rPr>
                <w:del w:id="69" w:author="Jeffrey Davis" w:date="2026-04-22T21:28:00Z" w16du:dateUtc="2026-04-23T01:28:00Z"/>
              </w:rPr>
            </w:pPr>
            <w:del w:id="70" w:author="Jeffrey Davis" w:date="2026-04-22T21:28:00Z" w16du:dateUtc="2026-04-23T01:28:00Z">
              <w:r w:rsidRPr="004D0E2F" w:rsidDel="004D0E2F">
                <w:delText>Business Process Management (BPM)</w:delText>
              </w:r>
            </w:del>
          </w:p>
          <w:p w14:paraId="0E562B22" w14:textId="7129ABCF" w:rsidR="0071548F" w:rsidRPr="004D0E2F" w:rsidRDefault="0071548F" w:rsidP="00460121">
            <w:pPr>
              <w:pStyle w:val="ListParagraph"/>
            </w:pPr>
            <w:del w:id="71" w:author="Jeffrey Davis" w:date="2026-04-22T21:28:00Z" w16du:dateUtc="2026-04-23T01:28:00Z">
              <w:r w:rsidRPr="004D0E2F" w:rsidDel="004D0E2F">
                <w:delText>Custom Web applications</w:delText>
              </w:r>
            </w:del>
          </w:p>
        </w:tc>
      </w:tr>
      <w:tr w:rsidR="0071548F" w:rsidRPr="00745544" w14:paraId="6BB536D5" w14:textId="77777777" w:rsidTr="00261775">
        <w:trPr>
          <w:trHeight w:val="259"/>
        </w:trPr>
        <w:tc>
          <w:tcPr>
            <w:tcW w:w="1777" w:type="dxa"/>
            <w:vAlign w:val="center"/>
          </w:tcPr>
          <w:p w14:paraId="59A6DE7B" w14:textId="2C9057F7" w:rsidR="0071548F" w:rsidRPr="004D0E2F" w:rsidRDefault="004D0E2F" w:rsidP="00FC3936">
            <w:pPr>
              <w:pStyle w:val="09BodyCopy"/>
              <w:rPr>
                <w:b/>
                <w:color w:val="000000"/>
                <w:szCs w:val="18"/>
                <w:rPrChange w:id="72" w:author="Jeffrey Davis" w:date="2026-04-22T21:28:00Z" w16du:dateUtc="2026-04-23T01:28:00Z">
                  <w:rPr>
                    <w:color w:val="000000"/>
                    <w:sz w:val="18"/>
                    <w:szCs w:val="18"/>
                  </w:rPr>
                </w:rPrChange>
              </w:rPr>
            </w:pPr>
            <w:ins w:id="73" w:author="Jeffrey Davis" w:date="2026-04-22T21:28:00Z" w16du:dateUtc="2026-04-23T01:28:00Z">
              <w:r w:rsidRPr="004D0E2F">
                <w:rPr>
                  <w:b/>
                  <w:szCs w:val="22"/>
                  <w:rPrChange w:id="74" w:author="Jeffrey Davis" w:date="2026-04-22T21:28:00Z" w16du:dateUtc="2026-04-23T01:28:00Z">
                    <w:rPr>
                      <w:sz w:val="22"/>
                      <w:szCs w:val="22"/>
                    </w:rPr>
                  </w:rPrChange>
                </w:rPr>
                <w:t>Industries</w:t>
              </w:r>
            </w:ins>
            <w:del w:id="75" w:author="Jeffrey Davis" w:date="2026-04-22T21:28:00Z" w16du:dateUtc="2026-04-23T01:28:00Z">
              <w:r w:rsidR="0071548F" w:rsidRPr="004D0E2F" w:rsidDel="004D0E2F">
                <w:rPr>
                  <w:b/>
                  <w:szCs w:val="22"/>
                  <w:rPrChange w:id="76" w:author="Jeffrey Davis" w:date="2026-04-22T21:28:00Z" w16du:dateUtc="2026-04-23T01:28:00Z">
                    <w:rPr>
                      <w:sz w:val="22"/>
                      <w:szCs w:val="22"/>
                    </w:rPr>
                  </w:rPrChange>
                </w:rPr>
                <w:delText>Industries</w:delText>
              </w:r>
            </w:del>
          </w:p>
        </w:tc>
        <w:tc>
          <w:tcPr>
            <w:tcW w:w="8483" w:type="dxa"/>
            <w:vAlign w:val="center"/>
          </w:tcPr>
          <w:p w14:paraId="2E73B4E3" w14:textId="77777777" w:rsidR="004D0E2F" w:rsidRPr="004D0E2F" w:rsidRDefault="004D0E2F" w:rsidP="00460121">
            <w:pPr>
              <w:pStyle w:val="ListParagraph"/>
              <w:rPr>
                <w:ins w:id="77" w:author="Jeffrey Davis" w:date="2026-04-22T21:28:00Z" w16du:dateUtc="2026-04-23T01:28:00Z"/>
              </w:rPr>
            </w:pPr>
            <w:ins w:id="78" w:author="Jeffrey Davis" w:date="2026-04-22T21:28:00Z" w16du:dateUtc="2026-04-23T01:28:00Z">
              <w:r w:rsidRPr="004D0E2F">
                <w:t>Manufacturing</w:t>
              </w:r>
            </w:ins>
          </w:p>
          <w:p w14:paraId="216AB507" w14:textId="77777777" w:rsidR="004D0E2F" w:rsidRPr="004D0E2F" w:rsidRDefault="004D0E2F" w:rsidP="00460121">
            <w:pPr>
              <w:pStyle w:val="ListParagraph"/>
              <w:rPr>
                <w:ins w:id="79" w:author="Jeffrey Davis" w:date="2026-04-22T21:28:00Z" w16du:dateUtc="2026-04-23T01:28:00Z"/>
              </w:rPr>
            </w:pPr>
            <w:ins w:id="80" w:author="Jeffrey Davis" w:date="2026-04-22T21:28:00Z" w16du:dateUtc="2026-04-23T01:28:00Z">
              <w:r w:rsidRPr="004D0E2F">
                <w:t>Chemical Distribution</w:t>
              </w:r>
            </w:ins>
          </w:p>
          <w:p w14:paraId="0A096214" w14:textId="77777777" w:rsidR="004D0E2F" w:rsidRPr="004D0E2F" w:rsidRDefault="004D0E2F" w:rsidP="00460121">
            <w:pPr>
              <w:pStyle w:val="ListParagraph"/>
              <w:rPr>
                <w:ins w:id="81" w:author="Jeffrey Davis" w:date="2026-04-22T21:28:00Z" w16du:dateUtc="2026-04-23T01:28:00Z"/>
              </w:rPr>
            </w:pPr>
            <w:ins w:id="82" w:author="Jeffrey Davis" w:date="2026-04-22T21:28:00Z" w16du:dateUtc="2026-04-23T01:28:00Z">
              <w:r w:rsidRPr="004D0E2F">
                <w:t>Apparel &amp; Retail</w:t>
              </w:r>
            </w:ins>
          </w:p>
          <w:p w14:paraId="2F23BC2A" w14:textId="77777777" w:rsidR="004D0E2F" w:rsidRPr="004D0E2F" w:rsidRDefault="004D0E2F" w:rsidP="00460121">
            <w:pPr>
              <w:pStyle w:val="ListParagraph"/>
              <w:rPr>
                <w:ins w:id="83" w:author="Jeffrey Davis" w:date="2026-04-22T21:28:00Z" w16du:dateUtc="2026-04-23T01:28:00Z"/>
              </w:rPr>
            </w:pPr>
            <w:ins w:id="84" w:author="Jeffrey Davis" w:date="2026-04-22T21:28:00Z" w16du:dateUtc="2026-04-23T01:28:00Z">
              <w:r w:rsidRPr="004D0E2F">
                <w:t>Food &amp; Beverage</w:t>
              </w:r>
            </w:ins>
          </w:p>
          <w:p w14:paraId="705529A6" w14:textId="77777777" w:rsidR="004D0E2F" w:rsidRPr="004D0E2F" w:rsidRDefault="004D0E2F" w:rsidP="00460121">
            <w:pPr>
              <w:pStyle w:val="ListParagraph"/>
              <w:rPr>
                <w:ins w:id="85" w:author="Jeffrey Davis" w:date="2026-04-22T21:28:00Z" w16du:dateUtc="2026-04-23T01:28:00Z"/>
              </w:rPr>
            </w:pPr>
            <w:ins w:id="86" w:author="Jeffrey Davis" w:date="2026-04-22T21:28:00Z" w16du:dateUtc="2026-04-23T01:28:00Z">
              <w:r w:rsidRPr="004D0E2F">
                <w:t>Oil &amp; Gas</w:t>
              </w:r>
            </w:ins>
          </w:p>
          <w:p w14:paraId="3F872682" w14:textId="77777777" w:rsidR="004D0E2F" w:rsidRPr="004D0E2F" w:rsidRDefault="004D0E2F" w:rsidP="00460121">
            <w:pPr>
              <w:pStyle w:val="ListParagraph"/>
              <w:rPr>
                <w:ins w:id="87" w:author="Jeffrey Davis" w:date="2026-04-22T21:28:00Z" w16du:dateUtc="2026-04-23T01:28:00Z"/>
              </w:rPr>
            </w:pPr>
            <w:ins w:id="88" w:author="Jeffrey Davis" w:date="2026-04-22T21:28:00Z" w16du:dateUtc="2026-04-23T01:28:00Z">
              <w:r w:rsidRPr="004D0E2F">
                <w:t>Non-Profit / Professional Org</w:t>
              </w:r>
            </w:ins>
          </w:p>
          <w:p w14:paraId="461563A6" w14:textId="77777777" w:rsidR="004D0E2F" w:rsidRPr="004D0E2F" w:rsidRDefault="004D0E2F" w:rsidP="00460121">
            <w:pPr>
              <w:pStyle w:val="ListParagraph"/>
              <w:rPr>
                <w:ins w:id="89" w:author="Jeffrey Davis" w:date="2026-04-22T21:28:00Z" w16du:dateUtc="2026-04-23T01:28:00Z"/>
              </w:rPr>
            </w:pPr>
            <w:ins w:id="90" w:author="Jeffrey Davis" w:date="2026-04-22T21:28:00Z" w16du:dateUtc="2026-04-23T01:28:00Z">
              <w:r w:rsidRPr="004D0E2F">
                <w:t>Professional Services</w:t>
              </w:r>
            </w:ins>
          </w:p>
          <w:p w14:paraId="3D8CDDE7" w14:textId="77777777" w:rsidR="004D0E2F" w:rsidRPr="004D0E2F" w:rsidRDefault="004D0E2F" w:rsidP="00460121">
            <w:pPr>
              <w:pStyle w:val="ListParagraph"/>
              <w:rPr>
                <w:ins w:id="91" w:author="Jeffrey Davis" w:date="2026-04-22T21:28:00Z" w16du:dateUtc="2026-04-23T01:28:00Z"/>
              </w:rPr>
            </w:pPr>
            <w:ins w:id="92" w:author="Jeffrey Davis" w:date="2026-04-22T21:28:00Z" w16du:dateUtc="2026-04-23T01:28:00Z">
              <w:r w:rsidRPr="004D0E2F">
                <w:t>Transportation</w:t>
              </w:r>
            </w:ins>
          </w:p>
          <w:p w14:paraId="3984AA4D" w14:textId="77777777" w:rsidR="004D0E2F" w:rsidRPr="004D0E2F" w:rsidRDefault="004D0E2F" w:rsidP="00460121">
            <w:pPr>
              <w:pStyle w:val="ListParagraph"/>
              <w:rPr>
                <w:ins w:id="93" w:author="Jeffrey Davis" w:date="2026-04-22T21:28:00Z" w16du:dateUtc="2026-04-23T01:28:00Z"/>
              </w:rPr>
            </w:pPr>
            <w:ins w:id="94" w:author="Jeffrey Davis" w:date="2026-04-22T21:28:00Z" w16du:dateUtc="2026-04-23T01:28:00Z">
              <w:r w:rsidRPr="004D0E2F">
                <w:t>Healthcare</w:t>
              </w:r>
            </w:ins>
          </w:p>
          <w:p w14:paraId="71B20AEB" w14:textId="31861973" w:rsidR="0071548F" w:rsidRPr="004D0E2F" w:rsidDel="004D0E2F" w:rsidRDefault="004D0E2F" w:rsidP="00460121">
            <w:pPr>
              <w:pStyle w:val="ListParagraph"/>
              <w:rPr>
                <w:del w:id="95" w:author="Jeffrey Davis" w:date="2026-04-22T21:28:00Z" w16du:dateUtc="2026-04-23T01:28:00Z"/>
              </w:rPr>
            </w:pPr>
            <w:ins w:id="96" w:author="Jeffrey Davis" w:date="2026-04-22T21:28:00Z" w16du:dateUtc="2026-04-23T01:28:00Z">
              <w:r w:rsidRPr="004D0E2F">
                <w:t>Global Multi-Country</w:t>
              </w:r>
            </w:ins>
            <w:del w:id="97" w:author="Jeffrey Davis" w:date="2026-04-22T21:28:00Z" w16du:dateUtc="2026-04-23T01:28:00Z">
              <w:r w:rsidR="0071548F" w:rsidRPr="004D0E2F" w:rsidDel="004D0E2F">
                <w:delText>Finance</w:delText>
              </w:r>
            </w:del>
          </w:p>
          <w:p w14:paraId="5659CB56" w14:textId="73ABCE63" w:rsidR="0071548F" w:rsidRPr="004D0E2F" w:rsidDel="004D0E2F" w:rsidRDefault="0071548F" w:rsidP="00460121">
            <w:pPr>
              <w:pStyle w:val="ListParagraph"/>
              <w:rPr>
                <w:del w:id="98" w:author="Jeffrey Davis" w:date="2026-04-22T21:28:00Z" w16du:dateUtc="2026-04-23T01:28:00Z"/>
              </w:rPr>
            </w:pPr>
            <w:del w:id="99" w:author="Jeffrey Davis" w:date="2026-04-22T21:28:00Z" w16du:dateUtc="2026-04-23T01:28:00Z">
              <w:r w:rsidRPr="004D0E2F" w:rsidDel="004D0E2F">
                <w:delText>Telecom</w:delText>
              </w:r>
            </w:del>
          </w:p>
          <w:p w14:paraId="4DDA86B8" w14:textId="719B379B" w:rsidR="0071548F" w:rsidRPr="004D0E2F" w:rsidDel="004D0E2F" w:rsidRDefault="0071548F" w:rsidP="00460121">
            <w:pPr>
              <w:pStyle w:val="ListParagraph"/>
              <w:rPr>
                <w:del w:id="100" w:author="Jeffrey Davis" w:date="2026-04-22T21:28:00Z" w16du:dateUtc="2026-04-23T01:28:00Z"/>
              </w:rPr>
            </w:pPr>
            <w:del w:id="101" w:author="Jeffrey Davis" w:date="2026-04-22T21:28:00Z" w16du:dateUtc="2026-04-23T01:28:00Z">
              <w:r w:rsidRPr="004D0E2F" w:rsidDel="004D0E2F">
                <w:delText>High-tech</w:delText>
              </w:r>
            </w:del>
          </w:p>
          <w:p w14:paraId="536F30F0" w14:textId="6AB12AF2" w:rsidR="0071548F" w:rsidRPr="004D0E2F" w:rsidRDefault="0071548F" w:rsidP="00460121">
            <w:pPr>
              <w:pStyle w:val="ListParagraph"/>
            </w:pPr>
            <w:del w:id="102" w:author="Jeffrey Davis" w:date="2026-04-22T21:28:00Z" w16du:dateUtc="2026-04-23T01:28:00Z">
              <w:r w:rsidRPr="004D0E2F" w:rsidDel="004D0E2F">
                <w:delText>Food &amp; beverage</w:delText>
              </w:r>
            </w:del>
          </w:p>
        </w:tc>
      </w:tr>
      <w:tr w:rsidR="0071548F" w:rsidRPr="00745544" w14:paraId="1324FDC9" w14:textId="77777777" w:rsidTr="00261775">
        <w:trPr>
          <w:trHeight w:val="259"/>
        </w:trPr>
        <w:tc>
          <w:tcPr>
            <w:tcW w:w="1777" w:type="dxa"/>
            <w:vAlign w:val="center"/>
          </w:tcPr>
          <w:p w14:paraId="1FF2A003" w14:textId="251D28B3" w:rsidR="0071548F" w:rsidRPr="004D0E2F" w:rsidRDefault="004D0E2F" w:rsidP="00FC3936">
            <w:pPr>
              <w:pStyle w:val="09BodyCopy"/>
              <w:rPr>
                <w:b/>
                <w:color w:val="000000"/>
                <w:szCs w:val="18"/>
                <w:rPrChange w:id="103" w:author="Jeffrey Davis" w:date="2026-04-22T21:28:00Z" w16du:dateUtc="2026-04-23T01:28:00Z">
                  <w:rPr>
                    <w:color w:val="000000"/>
                    <w:sz w:val="18"/>
                    <w:szCs w:val="18"/>
                  </w:rPr>
                </w:rPrChange>
              </w:rPr>
            </w:pPr>
            <w:ins w:id="104" w:author="Jeffrey Davis" w:date="2026-04-22T21:28:00Z" w16du:dateUtc="2026-04-23T01:28:00Z">
              <w:r w:rsidRPr="004D0E2F">
                <w:rPr>
                  <w:b/>
                  <w:szCs w:val="22"/>
                  <w:rPrChange w:id="105" w:author="Jeffrey Davis" w:date="2026-04-22T21:28:00Z" w16du:dateUtc="2026-04-23T01:28:00Z">
                    <w:rPr>
                      <w:sz w:val="22"/>
                      <w:szCs w:val="22"/>
                    </w:rPr>
                  </w:rPrChange>
                </w:rPr>
                <w:t>Technologies</w:t>
              </w:r>
            </w:ins>
            <w:del w:id="106" w:author="Jeffrey Davis" w:date="2026-04-22T21:28:00Z" w16du:dateUtc="2026-04-23T01:28:00Z">
              <w:r w:rsidR="0071548F" w:rsidRPr="004D0E2F" w:rsidDel="004D0E2F">
                <w:rPr>
                  <w:b/>
                  <w:szCs w:val="22"/>
                  <w:rPrChange w:id="107" w:author="Jeffrey Davis" w:date="2026-04-22T21:28:00Z" w16du:dateUtc="2026-04-23T01:28:00Z">
                    <w:rPr>
                      <w:sz w:val="22"/>
                      <w:szCs w:val="22"/>
                    </w:rPr>
                  </w:rPrChange>
                </w:rPr>
                <w:delText>Technologies</w:delText>
              </w:r>
            </w:del>
          </w:p>
        </w:tc>
        <w:tc>
          <w:tcPr>
            <w:tcW w:w="8483" w:type="dxa"/>
            <w:vAlign w:val="center"/>
          </w:tcPr>
          <w:p w14:paraId="7C627362" w14:textId="77777777" w:rsidR="004D0E2F" w:rsidRPr="004D0E2F" w:rsidRDefault="004D0E2F" w:rsidP="00460121">
            <w:pPr>
              <w:pStyle w:val="ListParagraph"/>
              <w:rPr>
                <w:ins w:id="108" w:author="Jeffrey Davis" w:date="2026-04-22T21:28:00Z" w16du:dateUtc="2026-04-23T01:28:00Z"/>
              </w:rPr>
            </w:pPr>
            <w:ins w:id="109" w:author="Jeffrey Davis" w:date="2026-04-22T21:28:00Z" w16du:dateUtc="2026-04-23T01:28:00Z">
              <w:r w:rsidRPr="004D0E2F">
                <w:t>Oracle EBS R11i, R12</w:t>
              </w:r>
            </w:ins>
          </w:p>
          <w:p w14:paraId="36F9FC7A" w14:textId="77777777" w:rsidR="004D0E2F" w:rsidRPr="004D0E2F" w:rsidRDefault="004D0E2F" w:rsidP="00460121">
            <w:pPr>
              <w:pStyle w:val="ListParagraph"/>
              <w:rPr>
                <w:ins w:id="110" w:author="Jeffrey Davis" w:date="2026-04-22T21:28:00Z" w16du:dateUtc="2026-04-23T01:28:00Z"/>
              </w:rPr>
            </w:pPr>
            <w:ins w:id="111" w:author="Jeffrey Davis" w:date="2026-04-22T21:28:00Z" w16du:dateUtc="2026-04-23T01:28:00Z">
              <w:r w:rsidRPr="004D0E2F">
                <w:t>Oracle Cloud ERP/SCM/HCM/EPM</w:t>
              </w:r>
            </w:ins>
          </w:p>
          <w:p w14:paraId="5281C3E7" w14:textId="77777777" w:rsidR="004D0E2F" w:rsidRPr="004D0E2F" w:rsidRDefault="004D0E2F" w:rsidP="00460121">
            <w:pPr>
              <w:pStyle w:val="ListParagraph"/>
              <w:rPr>
                <w:ins w:id="112" w:author="Jeffrey Davis" w:date="2026-04-22T21:28:00Z" w16du:dateUtc="2026-04-23T01:28:00Z"/>
              </w:rPr>
            </w:pPr>
            <w:ins w:id="113" w:author="Jeffrey Davis" w:date="2026-04-22T21:28:00Z" w16du:dateUtc="2026-04-23T01:28:00Z">
              <w:r w:rsidRPr="004D0E2F">
                <w:t>Celonis Process Intelligence</w:t>
              </w:r>
            </w:ins>
          </w:p>
          <w:p w14:paraId="17B7A7FD" w14:textId="77777777" w:rsidR="004D0E2F" w:rsidRPr="004D0E2F" w:rsidRDefault="004D0E2F" w:rsidP="00460121">
            <w:pPr>
              <w:pStyle w:val="ListParagraph"/>
              <w:rPr>
                <w:ins w:id="114" w:author="Jeffrey Davis" w:date="2026-04-22T21:28:00Z" w16du:dateUtc="2026-04-23T01:28:00Z"/>
              </w:rPr>
            </w:pPr>
            <w:ins w:id="115" w:author="Jeffrey Davis" w:date="2026-04-22T21:28:00Z" w16du:dateUtc="2026-04-23T01:28:00Z">
              <w:r w:rsidRPr="004D0E2F">
                <w:t>Rapid4Cloud</w:t>
              </w:r>
            </w:ins>
          </w:p>
          <w:p w14:paraId="510FCFB1" w14:textId="77777777" w:rsidR="004D0E2F" w:rsidRPr="004D0E2F" w:rsidRDefault="004D0E2F" w:rsidP="00460121">
            <w:pPr>
              <w:pStyle w:val="ListParagraph"/>
              <w:rPr>
                <w:ins w:id="116" w:author="Jeffrey Davis" w:date="2026-04-22T21:28:00Z" w16du:dateUtc="2026-04-23T01:28:00Z"/>
              </w:rPr>
            </w:pPr>
            <w:ins w:id="117" w:author="Jeffrey Davis" w:date="2026-04-22T21:28:00Z" w16du:dateUtc="2026-04-23T01:28:00Z">
              <w:r w:rsidRPr="004D0E2F">
                <w:t>Claude (Anthropic API)</w:t>
              </w:r>
            </w:ins>
          </w:p>
          <w:p w14:paraId="157D3F7E" w14:textId="77777777" w:rsidR="004D0E2F" w:rsidRPr="004D0E2F" w:rsidRDefault="004D0E2F" w:rsidP="00460121">
            <w:pPr>
              <w:pStyle w:val="ListParagraph"/>
              <w:rPr>
                <w:ins w:id="118" w:author="Jeffrey Davis" w:date="2026-04-22T21:28:00Z" w16du:dateUtc="2026-04-23T01:28:00Z"/>
              </w:rPr>
            </w:pPr>
            <w:ins w:id="119" w:author="Jeffrey Davis" w:date="2026-04-22T21:28:00Z" w16du:dateUtc="2026-04-23T01:28:00Z">
              <w:r w:rsidRPr="004D0E2F">
                <w:t>Meridian (LLM Forecasting App)</w:t>
              </w:r>
            </w:ins>
          </w:p>
          <w:p w14:paraId="7CAC8ABF" w14:textId="77777777" w:rsidR="004D0E2F" w:rsidRPr="004D0E2F" w:rsidRDefault="004D0E2F" w:rsidP="00460121">
            <w:pPr>
              <w:pStyle w:val="ListParagraph"/>
              <w:rPr>
                <w:ins w:id="120" w:author="Jeffrey Davis" w:date="2026-04-22T21:28:00Z" w16du:dateUtc="2026-04-23T01:28:00Z"/>
              </w:rPr>
            </w:pPr>
            <w:ins w:id="121" w:author="Jeffrey Davis" w:date="2026-04-22T21:28:00Z" w16du:dateUtc="2026-04-23T01:28:00Z">
              <w:r w:rsidRPr="004D0E2F">
                <w:t>Oracle AIM / OUM Methodology</w:t>
              </w:r>
            </w:ins>
          </w:p>
          <w:p w14:paraId="6316D10D" w14:textId="77777777" w:rsidR="004D0E2F" w:rsidRPr="004D0E2F" w:rsidRDefault="004D0E2F" w:rsidP="00460121">
            <w:pPr>
              <w:pStyle w:val="ListParagraph"/>
              <w:rPr>
                <w:ins w:id="122" w:author="Jeffrey Davis" w:date="2026-04-22T21:28:00Z" w16du:dateUtc="2026-04-23T01:28:00Z"/>
              </w:rPr>
            </w:pPr>
            <w:ins w:id="123" w:author="Jeffrey Davis" w:date="2026-04-22T21:28:00Z" w16du:dateUtc="2026-04-23T01:28:00Z">
              <w:r w:rsidRPr="004D0E2F">
                <w:t>Agile, Waterfall, Hybrid</w:t>
              </w:r>
            </w:ins>
          </w:p>
          <w:p w14:paraId="3A659F6C" w14:textId="77777777" w:rsidR="004D0E2F" w:rsidRPr="004D0E2F" w:rsidRDefault="004D0E2F" w:rsidP="00460121">
            <w:pPr>
              <w:pStyle w:val="ListParagraph"/>
              <w:rPr>
                <w:ins w:id="124" w:author="Jeffrey Davis" w:date="2026-04-22T21:28:00Z" w16du:dateUtc="2026-04-23T01:28:00Z"/>
              </w:rPr>
            </w:pPr>
            <w:ins w:id="125" w:author="Jeffrey Davis" w:date="2026-04-22T21:28:00Z" w16du:dateUtc="2026-04-23T01:28:00Z">
              <w:r w:rsidRPr="004D0E2F">
                <w:t>Six Sigma / DMAIC</w:t>
              </w:r>
            </w:ins>
          </w:p>
          <w:p w14:paraId="39F1619E" w14:textId="67A1C27B" w:rsidR="0071548F" w:rsidRPr="004D0E2F" w:rsidDel="004D0E2F" w:rsidRDefault="004D0E2F" w:rsidP="00460121">
            <w:pPr>
              <w:pStyle w:val="ListParagraph"/>
              <w:rPr>
                <w:del w:id="126" w:author="Jeffrey Davis" w:date="2026-04-22T21:28:00Z" w16du:dateUtc="2026-04-23T01:28:00Z"/>
              </w:rPr>
            </w:pPr>
            <w:ins w:id="127" w:author="Jeffrey Davis" w:date="2026-04-22T21:28:00Z" w16du:dateUtc="2026-04-23T01:28:00Z">
              <w:r w:rsidRPr="004D0E2F">
                <w:t>MS Project, SmartSheet</w:t>
              </w:r>
            </w:ins>
            <w:del w:id="128" w:author="Jeffrey Davis" w:date="2026-04-22T21:28:00Z" w16du:dateUtc="2026-04-23T01:28:00Z">
              <w:r w:rsidR="0071548F" w:rsidRPr="004D0E2F" w:rsidDel="004D0E2F">
                <w:delText>Integration: TIBCO, WebSphere BPM Suite</w:delText>
              </w:r>
            </w:del>
          </w:p>
          <w:p w14:paraId="7C3AABA8" w14:textId="18889126" w:rsidR="0071548F" w:rsidRPr="004D0E2F" w:rsidDel="004D0E2F" w:rsidRDefault="0071548F" w:rsidP="00460121">
            <w:pPr>
              <w:pStyle w:val="ListParagraph"/>
              <w:rPr>
                <w:del w:id="129" w:author="Jeffrey Davis" w:date="2026-04-22T21:28:00Z" w16du:dateUtc="2026-04-23T01:28:00Z"/>
              </w:rPr>
            </w:pPr>
            <w:del w:id="130" w:author="Jeffrey Davis" w:date="2026-04-22T21:28:00Z" w16du:dateUtc="2026-04-23T01:28:00Z">
              <w:r w:rsidRPr="004D0E2F" w:rsidDel="004D0E2F">
                <w:delText>Java/JEE platforms</w:delText>
              </w:r>
            </w:del>
          </w:p>
          <w:p w14:paraId="71D85440" w14:textId="4A352DB4" w:rsidR="0071548F" w:rsidRPr="004D0E2F" w:rsidRDefault="0071548F" w:rsidP="00460121">
            <w:pPr>
              <w:pStyle w:val="ListParagraph"/>
            </w:pPr>
            <w:del w:id="131" w:author="Jeffrey Davis" w:date="2026-04-22T21:28:00Z" w16du:dateUtc="2026-04-23T01:28:00Z">
              <w:r w:rsidRPr="004D0E2F" w:rsidDel="004D0E2F">
                <w:delText>SAP R/3 – FI/CO financials</w:delText>
              </w:r>
            </w:del>
          </w:p>
        </w:tc>
      </w:tr>
    </w:tbl>
    <w:p w14:paraId="207D934F" w14:textId="77777777" w:rsidR="002F2CB9" w:rsidRDefault="002F2CB9" w:rsidP="00261775">
      <w:pPr>
        <w:pStyle w:val="08Heading6"/>
      </w:pPr>
    </w:p>
    <w:p w14:paraId="3BB3D246" w14:textId="21003853" w:rsidR="00261775" w:rsidRDefault="009059D6" w:rsidP="00261775">
      <w:pPr>
        <w:pStyle w:val="08Heading6"/>
      </w:pPr>
      <w:r w:rsidRPr="00261775">
        <w:t>KEY ENGAGEMENTS</w:t>
      </w:r>
    </w:p>
    <w:tbl>
      <w:tblPr>
        <w:tblW w:w="10260"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000" w:firstRow="0" w:lastRow="0" w:firstColumn="0" w:lastColumn="0" w:noHBand="0" w:noVBand="0"/>
      </w:tblPr>
      <w:tblGrid>
        <w:gridCol w:w="2587"/>
        <w:gridCol w:w="1800"/>
        <w:gridCol w:w="5873"/>
      </w:tblGrid>
      <w:tr w:rsidR="00261775" w:rsidRPr="00E41A1E" w14:paraId="502D3C18" w14:textId="77777777" w:rsidTr="00E41A1E">
        <w:trPr>
          <w:cantSplit/>
        </w:trPr>
        <w:tc>
          <w:tcPr>
            <w:tcW w:w="2587" w:type="dxa"/>
          </w:tcPr>
          <w:p w14:paraId="28A195A5" w14:textId="1D99D8EE" w:rsidR="00261775" w:rsidRPr="004D0E2F" w:rsidRDefault="004D0E2F" w:rsidP="000B3513">
            <w:pPr>
              <w:pStyle w:val="09BodyCopy"/>
            </w:pPr>
            <w:ins w:id="132" w:author="Jeffrey Davis" w:date="2026-04-22T21:28:00Z" w16du:dateUtc="2026-04-23T01:28:00Z">
              <w:r w:rsidRPr="004D0E2F">
                <w:t>Large Chemical Distributor, Latin America</w:t>
              </w:r>
            </w:ins>
            <w:del w:id="133" w:author="Jeffrey Davis" w:date="2026-04-22T21:28:00Z" w16du:dateUtc="2026-04-23T01:28:00Z">
              <w:r w:rsidR="00261775" w:rsidRPr="004D0E2F" w:rsidDel="004D0E2F">
                <w:delText>Large Consumer Products Manufacturing Company</w:delText>
              </w:r>
            </w:del>
          </w:p>
        </w:tc>
        <w:tc>
          <w:tcPr>
            <w:tcW w:w="1800" w:type="dxa"/>
          </w:tcPr>
          <w:p w14:paraId="59F69BFA" w14:textId="646B3D26" w:rsidR="00261775" w:rsidRPr="004D0E2F" w:rsidRDefault="004D0E2F" w:rsidP="000B3513">
            <w:pPr>
              <w:pStyle w:val="09BodyCopy"/>
            </w:pPr>
            <w:ins w:id="134" w:author="Jeffrey Davis" w:date="2026-04-22T21:28:00Z" w16du:dateUtc="2026-04-23T01:28:00Z">
              <w:r w:rsidRPr="004D0E2F">
                <w:t>Program Manager</w:t>
              </w:r>
            </w:ins>
            <w:del w:id="135" w:author="Jeffrey Davis" w:date="2026-04-22T21:28:00Z" w16du:dateUtc="2026-04-23T01:28:00Z">
              <w:r w:rsidR="00261775" w:rsidRPr="004D0E2F" w:rsidDel="004D0E2F">
                <w:delText xml:space="preserve">Program Manager </w:delText>
              </w:r>
            </w:del>
          </w:p>
        </w:tc>
        <w:tc>
          <w:tcPr>
            <w:tcW w:w="5873" w:type="dxa"/>
          </w:tcPr>
          <w:p w14:paraId="64CAB922" w14:textId="796C555B" w:rsidR="00261775" w:rsidRPr="004D0E2F" w:rsidRDefault="004D0E2F" w:rsidP="000B3513">
            <w:pPr>
              <w:pStyle w:val="09BodyCopy"/>
            </w:pPr>
            <w:ins w:id="136" w:author="Jeffrey Davis" w:date="2026-04-22T21:28:00Z" w16du:dateUtc="2026-04-23T01:28:00Z">
              <w:r w:rsidRPr="004D0E2F">
                <w:t>17-country Oracle EBS program (Financials, SCM, Engineering, Value Chain Planning). Go-Live March 2018. Budget $8M+.</w:t>
              </w:r>
            </w:ins>
            <w:del w:id="137" w:author="Jeffrey Davis" w:date="2026-04-22T21:28:00Z" w16du:dateUtc="2026-04-23T01:28:00Z">
              <w:r w:rsidR="00261775" w:rsidRPr="004D0E2F" w:rsidDel="004D0E2F">
                <w:delText>Managed overall program for a large integration and BPM system.  Coordinated the work of multiple teams.</w:delText>
              </w:r>
            </w:del>
          </w:p>
        </w:tc>
      </w:tr>
      <w:tr w:rsidR="00261775" w:rsidRPr="00E41A1E" w14:paraId="0467423F" w14:textId="77777777" w:rsidTr="00E41A1E">
        <w:trPr>
          <w:cantSplit/>
        </w:trPr>
        <w:tc>
          <w:tcPr>
            <w:tcW w:w="2587" w:type="dxa"/>
          </w:tcPr>
          <w:p w14:paraId="0083E6D8" w14:textId="21B4E7E2" w:rsidR="00261775" w:rsidRPr="004D0E2F" w:rsidRDefault="004D0E2F" w:rsidP="000B3513">
            <w:pPr>
              <w:pStyle w:val="09BodyCopy"/>
            </w:pPr>
            <w:ins w:id="138" w:author="Jeffrey Davis" w:date="2026-04-22T21:28:00Z" w16du:dateUtc="2026-04-23T01:28:00Z">
              <w:r w:rsidRPr="004D0E2F">
                <w:t>Large High-Volume Apparel Company</w:t>
              </w:r>
            </w:ins>
            <w:del w:id="139" w:author="Jeffrey Davis" w:date="2026-04-22T21:28:00Z" w16du:dateUtc="2026-04-23T01:28:00Z">
              <w:r w:rsidR="00261775" w:rsidRPr="004D0E2F" w:rsidDel="004D0E2F">
                <w:delText>Worldwide Agricultural Company</w:delText>
              </w:r>
            </w:del>
          </w:p>
        </w:tc>
        <w:tc>
          <w:tcPr>
            <w:tcW w:w="1800" w:type="dxa"/>
          </w:tcPr>
          <w:p w14:paraId="0FE0BCA8" w14:textId="3A193D63" w:rsidR="00261775" w:rsidRPr="004D0E2F" w:rsidRDefault="004D0E2F" w:rsidP="000B3513">
            <w:pPr>
              <w:pStyle w:val="09BodyCopy"/>
            </w:pPr>
            <w:ins w:id="140" w:author="Jeffrey Davis" w:date="2026-04-22T21:28:00Z" w16du:dateUtc="2026-04-23T01:28:00Z">
              <w:r w:rsidRPr="004D0E2F">
                <w:t>Program Manager</w:t>
              </w:r>
            </w:ins>
            <w:del w:id="141" w:author="Jeffrey Davis" w:date="2026-04-22T21:28:00Z" w16du:dateUtc="2026-04-23T01:28:00Z">
              <w:r w:rsidR="00261775" w:rsidRPr="004D0E2F" w:rsidDel="004D0E2F">
                <w:delText>Project Manager</w:delText>
              </w:r>
            </w:del>
          </w:p>
        </w:tc>
        <w:tc>
          <w:tcPr>
            <w:tcW w:w="5873" w:type="dxa"/>
          </w:tcPr>
          <w:p w14:paraId="3DDDE356" w14:textId="48C94D58" w:rsidR="00261775" w:rsidRPr="004D0E2F" w:rsidRDefault="004D0E2F" w:rsidP="000B3513">
            <w:pPr>
              <w:pStyle w:val="09BodyCopy"/>
            </w:pPr>
            <w:ins w:id="142" w:author="Jeffrey Davis" w:date="2026-04-22T21:28:00Z" w16du:dateUtc="2026-04-23T01:28:00Z">
              <w:r w:rsidRPr="004D0E2F">
                <w:t>Five-project acquisition integration program. Oracle Supply Chain. Go-Live November 2015. Budget $4M.</w:t>
              </w:r>
            </w:ins>
            <w:del w:id="143" w:author="Jeffrey Davis" w:date="2026-04-22T21:28:00Z" w16du:dateUtc="2026-04-23T01:28:00Z">
              <w:r w:rsidR="00261775" w:rsidRPr="004D0E2F" w:rsidDel="004D0E2F">
                <w:delText>Project manager for TIBCO integration project.  Managed development team of local and offshore resources.</w:delText>
              </w:r>
            </w:del>
          </w:p>
        </w:tc>
      </w:tr>
      <w:tr w:rsidR="00261775" w:rsidRPr="00E41A1E" w14:paraId="618C9898" w14:textId="77777777" w:rsidTr="00E41A1E">
        <w:trPr>
          <w:cantSplit/>
        </w:trPr>
        <w:tc>
          <w:tcPr>
            <w:tcW w:w="2587" w:type="dxa"/>
          </w:tcPr>
          <w:p w14:paraId="2AF71FB3" w14:textId="6057BE22" w:rsidR="00261775" w:rsidRPr="004D0E2F" w:rsidRDefault="004D0E2F" w:rsidP="000B3513">
            <w:pPr>
              <w:pStyle w:val="09BodyCopy"/>
            </w:pPr>
            <w:ins w:id="144" w:author="Jeffrey Davis" w:date="2026-04-22T21:28:00Z" w16du:dateUtc="2026-04-23T01:28:00Z">
              <w:r w:rsidRPr="004D0E2F">
                <w:t>Major Oil &amp; Gas Distributor</w:t>
              </w:r>
            </w:ins>
            <w:del w:id="145" w:author="Jeffrey Davis" w:date="2026-04-22T21:28:00Z" w16du:dateUtc="2026-04-23T01:28:00Z">
              <w:r w:rsidR="00261775" w:rsidRPr="004D0E2F" w:rsidDel="004D0E2F">
                <w:delText>Large Federal Agency</w:delText>
              </w:r>
            </w:del>
          </w:p>
        </w:tc>
        <w:tc>
          <w:tcPr>
            <w:tcW w:w="1800" w:type="dxa"/>
          </w:tcPr>
          <w:p w14:paraId="28694796" w14:textId="2D168A12" w:rsidR="00261775" w:rsidRPr="004D0E2F" w:rsidRDefault="004D0E2F" w:rsidP="000B3513">
            <w:pPr>
              <w:pStyle w:val="09BodyCopy"/>
            </w:pPr>
            <w:ins w:id="146" w:author="Jeffrey Davis" w:date="2026-04-22T21:28:00Z" w16du:dateUtc="2026-04-23T01:28:00Z">
              <w:r w:rsidRPr="004D0E2F">
                <w:t>Program Manager</w:t>
              </w:r>
            </w:ins>
            <w:del w:id="147" w:author="Jeffrey Davis" w:date="2026-04-22T21:28:00Z" w16du:dateUtc="2026-04-23T01:28:00Z">
              <w:r w:rsidR="00261775" w:rsidRPr="004D0E2F" w:rsidDel="004D0E2F">
                <w:delText>Project Manager</w:delText>
              </w:r>
            </w:del>
          </w:p>
        </w:tc>
        <w:tc>
          <w:tcPr>
            <w:tcW w:w="5873" w:type="dxa"/>
          </w:tcPr>
          <w:p w14:paraId="1D730B7E" w14:textId="794935F6" w:rsidR="00261775" w:rsidRPr="004D0E2F" w:rsidRDefault="004D0E2F" w:rsidP="000B3513">
            <w:pPr>
              <w:pStyle w:val="09BodyCopy"/>
            </w:pPr>
            <w:ins w:id="148" w:author="Jeffrey Davis" w:date="2026-04-22T21:28:00Z" w16du:dateUtc="2026-04-23T01:28:00Z">
              <w:r w:rsidRPr="004D0E2F">
                <w:t>Oracle R12 Upgrade - Financials, Supply Chain, Service modules plus integration portfolio. Go-Live May 2016. Budget $2.5M.</w:t>
              </w:r>
            </w:ins>
            <w:del w:id="149" w:author="Jeffrey Davis" w:date="2026-04-22T21:28:00Z" w16du:dateUtc="2026-04-23T01:28:00Z">
              <w:r w:rsidR="00261775" w:rsidRPr="004D0E2F" w:rsidDel="004D0E2F">
                <w:delText>Project manager for a large custom Web application project.  Managed development team of Perficient and client resources.</w:delText>
              </w:r>
            </w:del>
          </w:p>
        </w:tc>
      </w:tr>
    </w:tbl>
    <w:p w14:paraId="4751E054" w14:textId="77777777" w:rsidR="00261775" w:rsidRDefault="00261775" w:rsidP="00261775">
      <w:pPr>
        <w:pStyle w:val="08Heading6"/>
        <w:ind w:left="0"/>
      </w:pPr>
    </w:p>
    <w:tbl>
      <w:tblPr>
        <w:tblW w:w="10267" w:type="dxa"/>
        <w:tblInd w:w="90" w:type="dxa"/>
        <w:tblCellMar>
          <w:left w:w="115" w:type="dxa"/>
          <w:right w:w="115" w:type="dxa"/>
        </w:tblCellMar>
        <w:tblLook w:val="0000" w:firstRow="0" w:lastRow="0" w:firstColumn="0" w:lastColumn="0" w:noHBand="0" w:noVBand="0"/>
      </w:tblPr>
      <w:tblGrid>
        <w:gridCol w:w="5227"/>
        <w:gridCol w:w="5040"/>
      </w:tblGrid>
      <w:tr w:rsidR="00261775" w:rsidRPr="00745544" w14:paraId="29C87B3B" w14:textId="77777777" w:rsidTr="00E41A1E">
        <w:trPr>
          <w:trHeight w:val="336"/>
        </w:trPr>
        <w:tc>
          <w:tcPr>
            <w:tcW w:w="5227" w:type="dxa"/>
            <w:vAlign w:val="center"/>
          </w:tcPr>
          <w:p w14:paraId="50B7D162" w14:textId="77777777" w:rsidR="004D0E2F" w:rsidRPr="004D0E2F" w:rsidRDefault="004D0E2F" w:rsidP="00FC3936">
            <w:pPr>
              <w:pStyle w:val="09BodyCopy"/>
              <w:rPr>
                <w:ins w:id="150" w:author="Jeffrey Davis" w:date="2026-04-22T21:28:00Z" w16du:dateUtc="2026-04-23T01:28:00Z"/>
                <w:b/>
                <w:bCs/>
              </w:rPr>
            </w:pPr>
            <w:ins w:id="151" w:author="Jeffrey Davis" w:date="2026-04-22T21:28:00Z" w16du:dateUtc="2026-04-23T01:28:00Z">
              <w:r w:rsidRPr="004D0E2F">
                <w:rPr>
                  <w:b/>
                  <w:bCs/>
                </w:rPr>
                <w:t>Education</w:t>
              </w:r>
            </w:ins>
          </w:p>
          <w:p w14:paraId="0D76B159" w14:textId="77777777" w:rsidR="004D0E2F" w:rsidRPr="004D0E2F" w:rsidRDefault="004D0E2F" w:rsidP="00FC3936">
            <w:pPr>
              <w:pStyle w:val="09BodyCopy"/>
              <w:rPr>
                <w:ins w:id="152" w:author="Jeffrey Davis" w:date="2026-04-22T21:28:00Z" w16du:dateUtc="2026-04-23T01:28:00Z"/>
                <w:b/>
                <w:bCs/>
              </w:rPr>
            </w:pPr>
            <w:ins w:id="153" w:author="Jeffrey Davis" w:date="2026-04-22T21:28:00Z" w16du:dateUtc="2026-04-23T01:28:00Z">
              <w:r w:rsidRPr="004D0E2F">
                <w:rPr>
                  <w:b/>
                  <w:bCs/>
                </w:rPr>
                <w:t>Bachelor of Science, Computer Science</w:t>
              </w:r>
            </w:ins>
          </w:p>
          <w:p w14:paraId="2CB99BB9" w14:textId="1D7E6858" w:rsidR="00261775" w:rsidRPr="004D0E2F" w:rsidDel="004D0E2F" w:rsidRDefault="004D0E2F" w:rsidP="00FC3936">
            <w:pPr>
              <w:pStyle w:val="09BodyCopy"/>
              <w:rPr>
                <w:del w:id="154" w:author="Jeffrey Davis" w:date="2026-04-22T21:28:00Z" w16du:dateUtc="2026-04-23T01:28:00Z"/>
                <w:b/>
                <w:bCs/>
              </w:rPr>
            </w:pPr>
            <w:ins w:id="155" w:author="Jeffrey Davis" w:date="2026-04-22T21:28:00Z" w16du:dateUtc="2026-04-23T01:28:00Z">
              <w:r w:rsidRPr="004D0E2F">
                <w:rPr>
                  <w:b/>
                  <w:bCs/>
                </w:rPr>
                <w:t>University of Pittsburgh, 1990</w:t>
              </w:r>
            </w:ins>
            <w:del w:id="156" w:author="Jeffrey Davis" w:date="2026-04-22T21:28:00Z" w16du:dateUtc="2026-04-23T01:28:00Z">
              <w:r w:rsidR="00261775" w:rsidRPr="004D0E2F" w:rsidDel="004D0E2F">
                <w:rPr>
                  <w:b/>
                  <w:bCs/>
                </w:rPr>
                <w:delText>Education</w:delText>
              </w:r>
            </w:del>
          </w:p>
          <w:p w14:paraId="6797D096" w14:textId="485CB811" w:rsidR="00FC3936" w:rsidRPr="004D0E2F" w:rsidDel="004D0E2F" w:rsidRDefault="00FC3936" w:rsidP="00FC3936">
            <w:pPr>
              <w:rPr>
                <w:del w:id="157" w:author="Jeffrey Davis" w:date="2026-04-22T21:28:00Z" w16du:dateUtc="2026-04-23T01:28:00Z"/>
                <w:rFonts w:ascii="Aptos" w:hAnsi="Aptos"/>
                <w:sz w:val="20"/>
                <w:szCs w:val="20"/>
              </w:rPr>
            </w:pPr>
            <w:del w:id="158" w:author="Jeffrey Davis" w:date="2026-04-22T21:28:00Z" w16du:dateUtc="2026-04-23T01:28:00Z">
              <w:r w:rsidRPr="004D0E2F" w:rsidDel="004D0E2F">
                <w:rPr>
                  <w:rFonts w:ascii="Aptos" w:hAnsi="Aptos"/>
                  <w:sz w:val="20"/>
                  <w:szCs w:val="20"/>
                </w:rPr>
                <w:delText>MBA, Texas Christian University 1994</w:delText>
              </w:r>
            </w:del>
          </w:p>
          <w:p w14:paraId="75A9C43C" w14:textId="280E4D87" w:rsidR="00FC3936" w:rsidRPr="004D0E2F" w:rsidRDefault="00FC3936" w:rsidP="00FC3936">
            <w:pPr>
              <w:pStyle w:val="09BodyCopy"/>
              <w:rPr>
                <w:b/>
                <w:bCs/>
              </w:rPr>
            </w:pPr>
            <w:del w:id="159" w:author="Jeffrey Davis" w:date="2026-04-22T21:28:00Z" w16du:dateUtc="2026-04-23T01:28:00Z">
              <w:r w:rsidRPr="004D0E2F" w:rsidDel="004D0E2F">
                <w:delText>Bachelor of Science, University of Alabama 1987</w:delText>
              </w:r>
            </w:del>
          </w:p>
        </w:tc>
        <w:tc>
          <w:tcPr>
            <w:tcW w:w="5040" w:type="dxa"/>
          </w:tcPr>
          <w:p w14:paraId="067FA586" w14:textId="77777777" w:rsidR="004D0E2F" w:rsidRPr="004D0E2F" w:rsidRDefault="004D0E2F" w:rsidP="00FC3936">
            <w:pPr>
              <w:pStyle w:val="09BodyCopy"/>
              <w:spacing w:afterLines="0" w:after="0"/>
              <w:contextualSpacing w:val="0"/>
              <w:rPr>
                <w:ins w:id="160" w:author="Jeffrey Davis" w:date="2026-04-22T21:28:00Z" w16du:dateUtc="2026-04-23T01:28:00Z"/>
                <w:b/>
                <w:bCs/>
              </w:rPr>
            </w:pPr>
            <w:ins w:id="161" w:author="Jeffrey Davis" w:date="2026-04-22T21:28:00Z" w16du:dateUtc="2026-04-23T01:28:00Z">
              <w:r w:rsidRPr="004D0E2F">
                <w:rPr>
                  <w:b/>
                  <w:bCs/>
                </w:rPr>
                <w:t>Professional Training/Certifications</w:t>
              </w:r>
            </w:ins>
          </w:p>
          <w:p w14:paraId="44FFED5A" w14:textId="77777777" w:rsidR="004D0E2F" w:rsidRPr="004D0E2F" w:rsidRDefault="004D0E2F" w:rsidP="00FC3936">
            <w:pPr>
              <w:pStyle w:val="09BodyCopy"/>
              <w:spacing w:afterLines="0" w:after="0"/>
              <w:contextualSpacing w:val="0"/>
              <w:rPr>
                <w:ins w:id="162" w:author="Jeffrey Davis" w:date="2026-04-22T21:28:00Z" w16du:dateUtc="2026-04-23T01:28:00Z"/>
                <w:b/>
                <w:bCs/>
              </w:rPr>
            </w:pPr>
            <w:ins w:id="163" w:author="Jeffrey Davis" w:date="2026-04-22T21:28:00Z" w16du:dateUtc="2026-04-23T01:28:00Z">
              <w:r w:rsidRPr="004D0E2F">
                <w:rPr>
                  <w:b/>
                  <w:bCs/>
                </w:rPr>
                <w:t>Six Sigma Green Belt Certified</w:t>
              </w:r>
            </w:ins>
          </w:p>
          <w:p w14:paraId="4CF95C9B" w14:textId="77777777" w:rsidR="004D0E2F" w:rsidRPr="004D0E2F" w:rsidRDefault="004D0E2F" w:rsidP="00FC3936">
            <w:pPr>
              <w:pStyle w:val="09BodyCopy"/>
              <w:spacing w:afterLines="0" w:after="0"/>
              <w:contextualSpacing w:val="0"/>
              <w:rPr>
                <w:ins w:id="164" w:author="Jeffrey Davis" w:date="2026-04-22T21:28:00Z" w16du:dateUtc="2026-04-23T01:28:00Z"/>
                <w:b/>
                <w:bCs/>
              </w:rPr>
            </w:pPr>
            <w:ins w:id="165" w:author="Jeffrey Davis" w:date="2026-04-22T21:28:00Z" w16du:dateUtc="2026-04-23T01:28:00Z">
              <w:r w:rsidRPr="004D0E2F">
                <w:rPr>
                  <w:b/>
                  <w:bCs/>
                </w:rPr>
                <w:t>BB / Lean Six Sigma</w:t>
              </w:r>
            </w:ins>
          </w:p>
          <w:p w14:paraId="013F47EF" w14:textId="77777777" w:rsidR="004D0E2F" w:rsidRPr="004D0E2F" w:rsidRDefault="004D0E2F" w:rsidP="00FC3936">
            <w:pPr>
              <w:pStyle w:val="09BodyCopy"/>
              <w:spacing w:afterLines="0" w:after="0"/>
              <w:contextualSpacing w:val="0"/>
              <w:rPr>
                <w:ins w:id="166" w:author="Jeffrey Davis" w:date="2026-04-22T21:28:00Z" w16du:dateUtc="2026-04-23T01:28:00Z"/>
                <w:b/>
                <w:bCs/>
              </w:rPr>
            </w:pPr>
            <w:ins w:id="167" w:author="Jeffrey Davis" w:date="2026-04-22T21:28:00Z" w16du:dateUtc="2026-04-23T01:28:00Z">
              <w:r w:rsidRPr="004D0E2F">
                <w:rPr>
                  <w:b/>
                  <w:bCs/>
                </w:rPr>
                <w:t>GE Crotonville - Leadership In Growth (LIG)</w:t>
              </w:r>
            </w:ins>
          </w:p>
          <w:p w14:paraId="5B082788" w14:textId="77777777" w:rsidR="004D0E2F" w:rsidRPr="004D0E2F" w:rsidRDefault="004D0E2F" w:rsidP="00FC3936">
            <w:pPr>
              <w:pStyle w:val="09BodyCopy"/>
              <w:spacing w:afterLines="0" w:after="0"/>
              <w:contextualSpacing w:val="0"/>
              <w:rPr>
                <w:ins w:id="168" w:author="Jeffrey Davis" w:date="2026-04-22T21:28:00Z" w16du:dateUtc="2026-04-23T01:28:00Z"/>
                <w:b/>
                <w:bCs/>
              </w:rPr>
            </w:pPr>
            <w:ins w:id="169" w:author="Jeffrey Davis" w:date="2026-04-22T21:28:00Z" w16du:dateUtc="2026-04-23T01:28:00Z">
              <w:r w:rsidRPr="004D0E2F">
                <w:rPr>
                  <w:b/>
                  <w:bCs/>
                </w:rPr>
                <w:t>GE Crotonville - Advanced Manager Course (AMC)</w:t>
              </w:r>
            </w:ins>
          </w:p>
          <w:p w14:paraId="58E3094E" w14:textId="62E174EE" w:rsidR="00261775" w:rsidRPr="004D0E2F" w:rsidDel="004D0E2F" w:rsidRDefault="004D0E2F" w:rsidP="00FC3936">
            <w:pPr>
              <w:pStyle w:val="09BodyCopy"/>
              <w:rPr>
                <w:del w:id="170" w:author="Jeffrey Davis" w:date="2026-04-22T21:28:00Z" w16du:dateUtc="2026-04-23T01:28:00Z"/>
                <w:b/>
                <w:bCs/>
              </w:rPr>
            </w:pPr>
            <w:ins w:id="171" w:author="Jeffrey Davis" w:date="2026-04-22T21:28:00Z" w16du:dateUtc="2026-04-23T01:28:00Z">
              <w:r w:rsidRPr="004D0E2F">
                <w:rPr>
                  <w:b/>
                  <w:bCs/>
                </w:rPr>
                <w:t>Celonis Analyst Certification (in progress)</w:t>
              </w:r>
            </w:ins>
            <w:del w:id="172" w:author="Jeffrey Davis" w:date="2026-04-22T21:28:00Z" w16du:dateUtc="2026-04-23T01:28:00Z">
              <w:r w:rsidR="00261775" w:rsidRPr="004D0E2F" w:rsidDel="004D0E2F">
                <w:rPr>
                  <w:b/>
                  <w:bCs/>
                </w:rPr>
                <w:delText>Professional Training/Certifications</w:delText>
              </w:r>
            </w:del>
          </w:p>
          <w:p w14:paraId="18E8E714" w14:textId="2107CBBB" w:rsidR="00FC3936" w:rsidRPr="004D0E2F" w:rsidDel="004D0E2F" w:rsidRDefault="00FC3936" w:rsidP="00FC3936">
            <w:pPr>
              <w:rPr>
                <w:del w:id="173" w:author="Jeffrey Davis" w:date="2026-04-22T21:28:00Z" w16du:dateUtc="2026-04-23T01:28:00Z"/>
                <w:rFonts w:ascii="Aptos" w:hAnsi="Aptos"/>
                <w:sz w:val="20"/>
                <w:szCs w:val="20"/>
              </w:rPr>
            </w:pPr>
            <w:del w:id="174" w:author="Jeffrey Davis" w:date="2026-04-22T21:28:00Z" w16du:dateUtc="2026-04-23T01:28:00Z">
              <w:r w:rsidRPr="004D0E2F" w:rsidDel="004D0E2F">
                <w:rPr>
                  <w:rFonts w:ascii="Aptos" w:hAnsi="Aptos"/>
                  <w:sz w:val="20"/>
                  <w:szCs w:val="20"/>
                </w:rPr>
                <w:delText>Project Management Professional (PMP) certified</w:delText>
              </w:r>
            </w:del>
          </w:p>
          <w:p w14:paraId="0CDA324D" w14:textId="431F987B" w:rsidR="00FC3936" w:rsidRPr="004D0E2F" w:rsidRDefault="00FC3936" w:rsidP="00FC3936">
            <w:pPr>
              <w:pStyle w:val="09BodyCopy"/>
              <w:spacing w:afterLines="0" w:after="0"/>
              <w:contextualSpacing w:val="0"/>
              <w:rPr>
                <w:b/>
                <w:bCs/>
              </w:rPr>
            </w:pPr>
            <w:del w:id="175" w:author="Jeffrey Davis" w:date="2026-04-22T21:28:00Z" w16du:dateUtc="2026-04-23T01:28:00Z">
              <w:r w:rsidRPr="004D0E2F" w:rsidDel="004D0E2F">
                <w:delText>OCUP Certification (UML Certified)</w:delText>
              </w:r>
            </w:del>
          </w:p>
        </w:tc>
      </w:tr>
      <w:tr w:rsidR="00261775" w:rsidRPr="00745544" w14:paraId="647B2DC5" w14:textId="77777777" w:rsidTr="00FC3936">
        <w:trPr>
          <w:trHeight w:val="248"/>
        </w:trPr>
        <w:tc>
          <w:tcPr>
            <w:tcW w:w="5227" w:type="dxa"/>
          </w:tcPr>
          <w:p w14:paraId="3EF7E04D" w14:textId="7EA8F689" w:rsidR="00261775" w:rsidRPr="004D0E2F" w:rsidRDefault="00261775" w:rsidP="009F6B84">
            <w:pPr>
              <w:rPr>
                <w:rFonts w:ascii="Aptos" w:hAnsi="Aptos"/>
                <w:sz w:val="20"/>
                <w:szCs w:val="18"/>
                <w:rPrChange w:id="176" w:author="Jeffrey Davis" w:date="2026-04-22T21:28:00Z" w16du:dateUtc="2026-04-23T01:28:00Z">
                  <w:rPr>
                    <w:sz w:val="18"/>
                    <w:szCs w:val="18"/>
                  </w:rPr>
                </w:rPrChange>
              </w:rPr>
            </w:pPr>
          </w:p>
        </w:tc>
        <w:tc>
          <w:tcPr>
            <w:tcW w:w="5040" w:type="dxa"/>
          </w:tcPr>
          <w:p w14:paraId="244E2200" w14:textId="1A0E24EA" w:rsidR="00261775" w:rsidRPr="004D0E2F" w:rsidRDefault="00261775" w:rsidP="009F6B84">
            <w:pPr>
              <w:rPr>
                <w:rFonts w:ascii="Aptos" w:hAnsi="Aptos"/>
                <w:sz w:val="20"/>
                <w:szCs w:val="18"/>
                <w:rPrChange w:id="177" w:author="Jeffrey Davis" w:date="2026-04-22T21:28:00Z" w16du:dateUtc="2026-04-23T01:28:00Z">
                  <w:rPr>
                    <w:sz w:val="18"/>
                    <w:szCs w:val="18"/>
                  </w:rPr>
                </w:rPrChange>
              </w:rPr>
            </w:pPr>
          </w:p>
        </w:tc>
      </w:tr>
      <w:tr w:rsidR="00261775" w:rsidRPr="00745544" w14:paraId="0265CEC1" w14:textId="77777777" w:rsidTr="00FC3936">
        <w:trPr>
          <w:trHeight w:val="54"/>
        </w:trPr>
        <w:tc>
          <w:tcPr>
            <w:tcW w:w="5227" w:type="dxa"/>
            <w:vAlign w:val="center"/>
          </w:tcPr>
          <w:p w14:paraId="6E780F04" w14:textId="32AD9066" w:rsidR="00261775" w:rsidRPr="004D0E2F" w:rsidRDefault="004D0E2F" w:rsidP="00FC3936">
            <w:pPr>
              <w:pStyle w:val="09BodyCopy"/>
              <w:rPr>
                <w:b/>
                <w:bCs/>
                <w:i/>
              </w:rPr>
            </w:pPr>
            <w:ins w:id="178" w:author="Jeffrey Davis" w:date="2026-04-22T21:28:00Z" w16du:dateUtc="2026-04-23T01:28:00Z">
              <w:r w:rsidRPr="004D0E2F">
                <w:rPr>
                  <w:b/>
                  <w:bCs/>
                </w:rPr>
                <w:t>Publications</w:t>
              </w:r>
            </w:ins>
            <w:del w:id="179" w:author="Jeffrey Davis" w:date="2026-04-22T21:28:00Z" w16du:dateUtc="2026-04-23T01:28:00Z">
              <w:r w:rsidR="00261775" w:rsidRPr="004D0E2F" w:rsidDel="004D0E2F">
                <w:rPr>
                  <w:b/>
                  <w:bCs/>
                </w:rPr>
                <w:delText>Publications</w:delText>
              </w:r>
            </w:del>
          </w:p>
        </w:tc>
        <w:tc>
          <w:tcPr>
            <w:tcW w:w="5040" w:type="dxa"/>
            <w:vAlign w:val="center"/>
          </w:tcPr>
          <w:p w14:paraId="0EE5010B" w14:textId="23CBAEE0" w:rsidR="00261775" w:rsidRPr="004D0E2F" w:rsidRDefault="004D0E2F" w:rsidP="00FC3936">
            <w:pPr>
              <w:pStyle w:val="09BodyCopy"/>
              <w:spacing w:afterLines="0" w:after="0"/>
              <w:contextualSpacing w:val="0"/>
              <w:rPr>
                <w:b/>
                <w:bCs/>
              </w:rPr>
            </w:pPr>
            <w:ins w:id="180" w:author="Jeffrey Davis" w:date="2026-04-22T21:28:00Z" w16du:dateUtc="2026-04-23T01:28:00Z">
              <w:r>
                <w:rPr>
                  <w:b/>
                  <w:bCs/>
                </w:rPr>
                <w:t>Geographic Locale</w:t>
              </w:r>
            </w:ins>
            <w:del w:id="181" w:author="Jeffrey Davis" w:date="2026-04-22T21:28:00Z" w16du:dateUtc="2026-04-23T01:28:00Z">
              <w:r w:rsidR="00261775" w:rsidRPr="004D0E2F" w:rsidDel="004D0E2F">
                <w:rPr>
                  <w:b/>
                  <w:bCs/>
                </w:rPr>
                <w:delText>Geographic locale</w:delText>
              </w:r>
            </w:del>
          </w:p>
        </w:tc>
      </w:tr>
      <w:tr w:rsidR="00261775" w:rsidRPr="00CD5BB4" w14:paraId="66A26924" w14:textId="77777777" w:rsidTr="00FC3936">
        <w:trPr>
          <w:trHeight w:val="706"/>
        </w:trPr>
        <w:tc>
          <w:tcPr>
            <w:tcW w:w="5227" w:type="dxa"/>
          </w:tcPr>
          <w:p w14:paraId="16B967BB" w14:textId="6FAADB8F" w:rsidR="00261775" w:rsidRPr="004D0E2F" w:rsidDel="004D0E2F" w:rsidRDefault="00261775" w:rsidP="00460121">
            <w:pPr>
              <w:pStyle w:val="ListParagraph"/>
              <w:rPr>
                <w:del w:id="182" w:author="Jeffrey Davis" w:date="2026-04-22T21:28:00Z" w16du:dateUtc="2026-04-23T01:28:00Z"/>
              </w:rPr>
            </w:pPr>
            <w:del w:id="183" w:author="Jeffrey Davis" w:date="2026-04-22T21:28:00Z" w16du:dateUtc="2026-04-23T01:28:00Z">
              <w:r w:rsidRPr="004D0E2F" w:rsidDel="004D0E2F">
                <w:delText>Whitepaper, Publication, Year</w:delText>
              </w:r>
            </w:del>
          </w:p>
          <w:p w14:paraId="61CD2B74" w14:textId="08B5EA6D" w:rsidR="0079516C" w:rsidRPr="004D0E2F" w:rsidRDefault="00261775" w:rsidP="00460121">
            <w:pPr>
              <w:pStyle w:val="ListParagraph"/>
            </w:pPr>
            <w:del w:id="184" w:author="Jeffrey Davis" w:date="2026-04-22T21:28:00Z" w16du:dateUtc="2026-04-23T01:28:00Z">
              <w:r w:rsidRPr="004D0E2F" w:rsidDel="004D0E2F">
                <w:delText>Whitepaper, Publication, Year</w:delText>
              </w:r>
            </w:del>
          </w:p>
        </w:tc>
        <w:tc>
          <w:tcPr>
            <w:tcW w:w="5040" w:type="dxa"/>
          </w:tcPr>
          <w:p w14:paraId="2DF35B73" w14:textId="77777777" w:rsidR="004D0E2F" w:rsidRPr="004D0E2F" w:rsidRDefault="004D0E2F" w:rsidP="00460121">
            <w:pPr>
              <w:pStyle w:val="ListParagraph"/>
              <w:rPr>
                <w:ins w:id="185" w:author="Jeffrey Davis" w:date="2026-04-22T21:28:00Z" w16du:dateUtc="2026-04-23T01:28:00Z"/>
              </w:rPr>
            </w:pPr>
            <w:ins w:id="186" w:author="Jeffrey Davis" w:date="2026-04-22T21:28:00Z" w16du:dateUtc="2026-04-23T01:28:00Z">
              <w:r w:rsidRPr="004D0E2F">
                <w:t>Erie, Pennsylvania, USA</w:t>
              </w:r>
            </w:ins>
          </w:p>
          <w:p w14:paraId="0CD0F156" w14:textId="77777777" w:rsidR="004D0E2F" w:rsidRPr="004D0E2F" w:rsidRDefault="004D0E2F" w:rsidP="00460121">
            <w:pPr>
              <w:pStyle w:val="ListParagraph"/>
              <w:rPr>
                <w:ins w:id="187" w:author="Jeffrey Davis" w:date="2026-04-22T21:28:00Z" w16du:dateUtc="2026-04-23T01:28:00Z"/>
              </w:rPr>
            </w:pPr>
            <w:ins w:id="188" w:author="Jeffrey Davis" w:date="2026-04-22T21:28:00Z" w16du:dateUtc="2026-04-23T01:28:00Z">
              <w:r w:rsidRPr="004D0E2F">
                <w:t>100% Travel Available</w:t>
              </w:r>
            </w:ins>
          </w:p>
          <w:p w14:paraId="616A133D" w14:textId="77777777" w:rsidR="004D0E2F" w:rsidRPr="004D0E2F" w:rsidRDefault="004D0E2F" w:rsidP="00460121">
            <w:pPr>
              <w:pStyle w:val="ListParagraph"/>
              <w:rPr>
                <w:ins w:id="189" w:author="Jeffrey Davis" w:date="2026-04-22T21:28:00Z" w16du:dateUtc="2026-04-23T01:28:00Z"/>
              </w:rPr>
            </w:pPr>
            <w:ins w:id="190" w:author="Jeffrey Davis" w:date="2026-04-22T21:28:00Z" w16du:dateUtc="2026-04-23T01:28:00Z">
              <w:r w:rsidRPr="004D0E2F">
                <w:t>Client Proximity: East Coast / New Jersey - Everfox, TRAC</w:t>
              </w:r>
            </w:ins>
          </w:p>
          <w:p w14:paraId="1708ECAA" w14:textId="3D70E958" w:rsidR="00261775" w:rsidRPr="004D0E2F" w:rsidDel="004D0E2F" w:rsidRDefault="004D0E2F" w:rsidP="00460121">
            <w:pPr>
              <w:pStyle w:val="ListParagraph"/>
              <w:rPr>
                <w:del w:id="191" w:author="Jeffrey Davis" w:date="2026-04-22T21:28:00Z" w16du:dateUtc="2026-04-23T01:28:00Z"/>
              </w:rPr>
            </w:pPr>
            <w:ins w:id="192" w:author="Jeffrey Davis" w:date="2026-04-22T21:28:00Z" w16du:dateUtc="2026-04-23T01:28:00Z">
              <w:r w:rsidRPr="004D0E2F">
                <w:t>Office Proximity: Detroit, MI | Chicago, IL</w:t>
              </w:r>
            </w:ins>
            <w:del w:id="193" w:author="Jeffrey Davis" w:date="2026-04-22T21:28:00Z" w16du:dateUtc="2026-04-23T01:28:00Z">
              <w:r w:rsidR="00261775" w:rsidRPr="004D0E2F" w:rsidDel="004D0E2F">
                <w:delText>Houston, Texas</w:delText>
              </w:r>
            </w:del>
          </w:p>
          <w:p w14:paraId="4C6C0256" w14:textId="46347FFE" w:rsidR="00261775" w:rsidRPr="004D0E2F" w:rsidRDefault="00261775" w:rsidP="00460121">
            <w:pPr>
              <w:pStyle w:val="ListParagraph"/>
            </w:pPr>
            <w:del w:id="194" w:author="Jeffrey Davis" w:date="2026-04-22T21:28:00Z" w16du:dateUtc="2026-04-23T01:28:00Z">
              <w:r w:rsidRPr="004D0E2F" w:rsidDel="004D0E2F">
                <w:delText>100% Travel Available</w:delText>
              </w:r>
            </w:del>
          </w:p>
        </w:tc>
      </w:tr>
    </w:tbl>
    <w:p w14:paraId="5565F3E6" w14:textId="4076F119" w:rsidR="00261775" w:rsidRDefault="00261775" w:rsidP="00192944">
      <w:pPr>
        <w:pStyle w:val="08Heading6"/>
        <w:tabs>
          <w:tab w:val="left" w:pos="1880"/>
        </w:tabs>
        <w:ind w:left="0"/>
      </w:pPr>
      <w:r>
        <w:rPr>
          <w:noProof/>
        </w:rPr>
        <w:lastRenderedPageBreak/>
        <mc:AlternateContent>
          <mc:Choice Requires="wps">
            <w:drawing>
              <wp:anchor distT="0" distB="0" distL="114300" distR="114300" simplePos="0" relativeHeight="251658241" behindDoc="0" locked="0" layoutInCell="1" allowOverlap="1" wp14:anchorId="1853134C" wp14:editId="709ADFA0">
                <wp:simplePos x="0" y="0"/>
                <wp:positionH relativeFrom="margin">
                  <wp:posOffset>2528108</wp:posOffset>
                </wp:positionH>
                <wp:positionV relativeFrom="page">
                  <wp:posOffset>422275</wp:posOffset>
                </wp:positionV>
                <wp:extent cx="4273608" cy="408709"/>
                <wp:effectExtent l="0" t="0" r="0" b="0"/>
                <wp:wrapNone/>
                <wp:docPr id="715511671" name="Text Box 14"/>
                <wp:cNvGraphicFramePr/>
                <a:graphic xmlns:a="http://schemas.openxmlformats.org/drawingml/2006/main">
                  <a:graphicData uri="http://schemas.microsoft.com/office/word/2010/wordprocessingShape">
                    <wps:wsp>
                      <wps:cNvSpPr txBox="1"/>
                      <wps:spPr>
                        <a:xfrm>
                          <a:off x="0" y="0"/>
                          <a:ext cx="4273608" cy="408709"/>
                        </a:xfrm>
                        <a:prstGeom prst="rect">
                          <a:avLst/>
                        </a:prstGeom>
                        <a:noFill/>
                        <a:ln w="6350">
                          <a:noFill/>
                        </a:ln>
                      </wps:spPr>
                      <wps:txbx>
                        <w:txbxContent>
                          <w:p w14:paraId="73B1E657" w14:textId="0D33DABF" w:rsidR="00261775" w:rsidRPr="00261775" w:rsidRDefault="009059D6" w:rsidP="009D6024">
                            <w:pPr>
                              <w:pStyle w:val="Heading1"/>
                            </w:pPr>
                            <w:r w:rsidRPr="00261775">
                              <w:t>PROFESSIONAL AND BUSINESS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3134C" id="_x0000_s1027" type="#_x0000_t202" style="position:absolute;margin-left:199.05pt;margin-top:33.25pt;width:336.5pt;height:32.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" filled="f" stroked="f" strokeweight=".5pt">
                <v:textbox>
                  <w:txbxContent>
                    <w:p w14:paraId="73B1E657" w14:textId="0D33DABF" w:rsidR="00261775" w:rsidRPr="00261775" w:rsidRDefault="009059D6" w:rsidP="009D6024">
                      <w:pPr>
                        <w:pStyle w:val="Heading1"/>
                      </w:pPr>
                      <w:r w:rsidRPr="00261775">
                        <w:t>PROFESSIONAL AND BUSINESS EXPERIENCE</w:t>
                      </w:r>
                    </w:p>
                  </w:txbxContent>
                </v:textbox>
                <w10:wrap anchorx="margin" anchory="page"/>
              </v:shape>
            </w:pict>
          </mc:Fallback>
        </mc:AlternateContent>
      </w:r>
      <w:r w:rsidR="00192944">
        <w:tab/>
      </w:r>
    </w:p>
    <w:p w14:paraId="6E792564" w14:textId="33B44FAF" w:rsidR="00261775" w:rsidRDefault="00261775" w:rsidP="00261775">
      <w:pPr>
        <w:pStyle w:val="08Heading6"/>
        <w:ind w:left="0"/>
      </w:pPr>
    </w:p>
    <w:p w14:paraId="658DBD62" w14:textId="77777777" w:rsidR="004D0E2F" w:rsidRPr="004D0E2F" w:rsidRDefault="00FC3936" w:rsidP="00D776CE">
      <w:pPr>
        <w:spacing w:afterLines="0" w:after="200" w:line="276" w:lineRule="auto"/>
        <w:contextualSpacing w:val="0"/>
        <w:rPr>
          <w:ins w:id="195" w:author="Jeffrey Davis" w:date="2026-04-22T21:28:00Z" w16du:dateUtc="2026-04-23T01:28:00Z"/>
          <w:rFonts w:ascii="Aptos" w:eastAsiaTheme="majorEastAsia" w:hAnsi="Aptos" w:cs="Arial"/>
          <w:bCs/>
          <w:color w:val="010101" w:themeColor="text1"/>
          <w:sz w:val="20"/>
          <w:rPrChange w:id="196" w:author="Jeffrey Davis" w:date="2026-04-22T21:28:00Z" w16du:dateUtc="2026-04-23T01:28:00Z">
            <w:rPr>
              <w:ins w:id="197" w:author="Jeffrey Davis" w:date="2026-04-22T21:28:00Z" w16du:dateUtc="2026-04-23T01:28:00Z"/>
              <w:rFonts w:ascii="Franklin Gothic Demi Cond" w:eastAsiaTheme="majorEastAsia" w:hAnsi="Franklin Gothic Demi Cond" w:cs="Arial"/>
              <w:bCs/>
              <w:color w:val="010101" w:themeColor="text1"/>
              <w:sz w:val="28"/>
            </w:rPr>
          </w:rPrChange>
        </w:rPr>
      </w:pPr>
      <w:r>
        <w:rPr>
          <w:noProof/>
        </w:rPr>
        <mc:AlternateContent>
          <mc:Choice Requires="wps">
            <w:drawing>
              <wp:anchor distT="0" distB="0" distL="114300" distR="114300" simplePos="0" relativeHeight="251658242" behindDoc="0" locked="0" layoutInCell="1" allowOverlap="1" wp14:anchorId="1908948C" wp14:editId="04C979D6">
                <wp:simplePos x="0" y="0"/>
                <wp:positionH relativeFrom="margin">
                  <wp:posOffset>4038600</wp:posOffset>
                </wp:positionH>
                <wp:positionV relativeFrom="page">
                  <wp:posOffset>1177636</wp:posOffset>
                </wp:positionV>
                <wp:extent cx="2618220" cy="408305"/>
                <wp:effectExtent l="0" t="0" r="0" b="0"/>
                <wp:wrapNone/>
                <wp:docPr id="1909256453" name="Text Box 14"/>
                <wp:cNvGraphicFramePr/>
                <a:graphic xmlns:a="http://schemas.openxmlformats.org/drawingml/2006/main">
                  <a:graphicData uri="http://schemas.microsoft.com/office/word/2010/wordprocessingShape">
                    <wps:wsp>
                      <wps:cNvSpPr txBox="1"/>
                      <wps:spPr>
                        <a:xfrm>
                          <a:off x="0" y="0"/>
                          <a:ext cx="2618220" cy="408305"/>
                        </a:xfrm>
                        <a:prstGeom prst="rect">
                          <a:avLst/>
                        </a:prstGeom>
                        <a:noFill/>
                        <a:ln w="6350">
                          <a:noFill/>
                        </a:ln>
                      </wps:spPr>
                      <wps:txbx>
                        <w:txbxContent>
                          <w:p w14:paraId="1705FB5A" w14:textId="3BFD2F56" w:rsidR="00FC3936" w:rsidRPr="00D776CE" w:rsidRDefault="009D6024" w:rsidP="009D6024">
                            <w:pPr>
                              <w:pStyle w:val="Heading1"/>
                              <w:rPr>
                                <w:sz w:val="28"/>
                                <w:szCs w:val="28"/>
                              </w:rPr>
                            </w:pPr>
                            <w:r w:rsidRPr="00D776CE">
                              <w:rPr>
                                <w:sz w:val="28"/>
                                <w:szCs w:val="28"/>
                              </w:rPr>
                              <w:t>START DATE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8948C" id="_x0000_s1028" type="#_x0000_t202" style="position:absolute;margin-left:318pt;margin-top:92.75pt;width:206.15pt;height:32.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" filled="f" stroked="f" strokeweight=".5pt">
                <v:textbox>
                  <w:txbxContent>
                    <w:p w14:paraId="1705FB5A" w14:textId="3BFD2F56" w:rsidR="00FC3936" w:rsidRPr="00D776CE" w:rsidRDefault="009D6024" w:rsidP="009D6024">
                      <w:pPr>
                        <w:pStyle w:val="Heading1"/>
                        <w:rPr>
                          <w:sz w:val="28"/>
                          <w:szCs w:val="28"/>
                        </w:rPr>
                      </w:pPr>
                      <w:r w:rsidRPr="00D776CE">
                        <w:rPr>
                          <w:sz w:val="28"/>
                          <w:szCs w:val="28"/>
                        </w:rPr>
                        <w:t>START DATE – PRESENT</w:t>
                      </w:r>
                    </w:p>
                  </w:txbxContent>
                </v:textbox>
                <w10:wrap anchorx="margin" anchory="page"/>
              </v:shape>
            </w:pict>
          </mc:Fallback>
        </mc:AlternateContent>
      </w:r>
      <w:ins w:id="198" w:author="Jeffrey Davis" w:date="2026-04-22T21:28:00Z" w16du:dateUtc="2026-04-23T01:28:00Z">
        <w:r w:rsidR="004D0E2F" w:rsidRPr="004D0E2F">
          <w:rPr>
            <w:rFonts w:ascii="Aptos" w:eastAsiaTheme="majorEastAsia" w:hAnsi="Aptos" w:cs="Arial"/>
            <w:bCs/>
            <w:color w:val="010101" w:themeColor="text1"/>
            <w:sz w:val="20"/>
            <w:rPrChange w:id="199" w:author="Jeffrey Davis" w:date="2026-04-22T21:28:00Z" w16du:dateUtc="2026-04-23T01:28:00Z">
              <w:rPr>
                <w:rFonts w:ascii="Franklin Gothic Demi Cond" w:eastAsiaTheme="majorEastAsia" w:hAnsi="Franklin Gothic Demi Cond" w:cs="Arial"/>
                <w:bCs/>
                <w:color w:val="010101" w:themeColor="text1"/>
                <w:sz w:val="28"/>
              </w:rPr>
            </w:rPrChange>
          </w:rPr>
          <w:t>PERFICIENT, INC.</w:t>
        </w:r>
        <w:r w:rsidR="004D0E2F" w:rsidRPr="004D0E2F">
          <w:rPr>
            <w:rFonts w:ascii="Aptos" w:eastAsiaTheme="majorEastAsia" w:hAnsi="Aptos" w:cs="Arial"/>
            <w:bCs/>
            <w:color w:val="010101" w:themeColor="text1"/>
            <w:sz w:val="20"/>
            <w:rPrChange w:id="200" w:author="Jeffrey Davis" w:date="2026-04-22T21:28:00Z" w16du:dateUtc="2026-04-23T01:28:00Z">
              <w:rPr>
                <w:rFonts w:ascii="Franklin Gothic Demi Cond" w:eastAsiaTheme="majorEastAsia" w:hAnsi="Franklin Gothic Demi Cond" w:cs="Arial"/>
                <w:bCs/>
                <w:color w:val="010101" w:themeColor="text1"/>
                <w:sz w:val="28"/>
              </w:rPr>
            </w:rPrChange>
          </w:rPr>
          <w:tab/>
        </w:r>
        <w:r w:rsidR="004D0E2F" w:rsidRPr="004D0E2F">
          <w:rPr>
            <w:rFonts w:ascii="Aptos" w:eastAsiaTheme="majorEastAsia" w:hAnsi="Aptos" w:cs="Arial"/>
            <w:bCs/>
            <w:color w:val="010101" w:themeColor="text1"/>
            <w:sz w:val="20"/>
            <w:rPrChange w:id="201" w:author="Jeffrey Davis" w:date="2026-04-22T21:28:00Z" w16du:dateUtc="2026-04-23T01:28:00Z">
              <w:rPr>
                <w:rFonts w:ascii="Franklin Gothic Demi Cond" w:eastAsiaTheme="majorEastAsia" w:hAnsi="Franklin Gothic Demi Cond" w:cs="Arial"/>
                <w:bCs/>
                <w:color w:val="010101" w:themeColor="text1"/>
                <w:sz w:val="28"/>
              </w:rPr>
            </w:rPrChange>
          </w:rPr>
          <w:tab/>
        </w:r>
        <w:r w:rsidR="004D0E2F" w:rsidRPr="004D0E2F">
          <w:rPr>
            <w:rFonts w:ascii="Aptos" w:eastAsiaTheme="majorEastAsia" w:hAnsi="Aptos" w:cs="Arial"/>
            <w:bCs/>
            <w:color w:val="010101" w:themeColor="text1"/>
            <w:sz w:val="20"/>
            <w:rPrChange w:id="202" w:author="Jeffrey Davis" w:date="2026-04-22T21:28:00Z" w16du:dateUtc="2026-04-23T01:28:00Z">
              <w:rPr>
                <w:rFonts w:ascii="Franklin Gothic Demi Cond" w:eastAsiaTheme="majorEastAsia" w:hAnsi="Franklin Gothic Demi Cond" w:cs="Arial"/>
                <w:bCs/>
                <w:color w:val="010101" w:themeColor="text1"/>
                <w:sz w:val="28"/>
              </w:rPr>
            </w:rPrChange>
          </w:rPr>
          <w:tab/>
          <w:t>Delivery Unit Leader, Oracle Practice</w:t>
        </w:r>
      </w:ins>
    </w:p>
    <w:p w14:paraId="7309B3E3" w14:textId="77777777" w:rsidR="004D0E2F" w:rsidRPr="004D0E2F" w:rsidRDefault="004D0E2F" w:rsidP="00D776CE">
      <w:pPr>
        <w:spacing w:afterLines="0" w:after="200" w:line="276" w:lineRule="auto"/>
        <w:contextualSpacing w:val="0"/>
        <w:rPr>
          <w:ins w:id="203" w:author="Jeffrey Davis" w:date="2026-04-22T21:28:00Z" w16du:dateUtc="2026-04-23T01:28:00Z"/>
          <w:rFonts w:ascii="Aptos" w:eastAsiaTheme="majorEastAsia" w:hAnsi="Aptos" w:cs="Arial"/>
          <w:bCs/>
          <w:color w:val="010101" w:themeColor="text1"/>
          <w:sz w:val="20"/>
          <w:rPrChange w:id="204" w:author="Jeffrey Davis" w:date="2026-04-22T21:28:00Z" w16du:dateUtc="2026-04-23T01:28:00Z">
            <w:rPr>
              <w:ins w:id="205" w:author="Jeffrey Davis" w:date="2026-04-22T21:28:00Z" w16du:dateUtc="2026-04-23T01:28:00Z"/>
              <w:rFonts w:ascii="Franklin Gothic Demi Cond" w:eastAsiaTheme="majorEastAsia" w:hAnsi="Franklin Gothic Demi Cond" w:cs="Arial"/>
              <w:bCs/>
              <w:color w:val="010101" w:themeColor="text1"/>
              <w:sz w:val="28"/>
            </w:rPr>
          </w:rPrChange>
        </w:rPr>
      </w:pPr>
    </w:p>
    <w:p w14:paraId="7B6155DA" w14:textId="77777777" w:rsidR="004D0E2F" w:rsidRPr="004D0E2F" w:rsidRDefault="004D0E2F" w:rsidP="00D776CE">
      <w:pPr>
        <w:spacing w:afterLines="0" w:after="200" w:line="276" w:lineRule="auto"/>
        <w:contextualSpacing w:val="0"/>
        <w:rPr>
          <w:ins w:id="206" w:author="Jeffrey Davis" w:date="2026-04-22T21:28:00Z" w16du:dateUtc="2026-04-23T01:28:00Z"/>
          <w:rFonts w:ascii="Aptos" w:eastAsiaTheme="majorEastAsia" w:hAnsi="Aptos" w:cs="Arial"/>
          <w:bCs/>
          <w:color w:val="010101" w:themeColor="text1"/>
          <w:sz w:val="20"/>
          <w:rPrChange w:id="207" w:author="Jeffrey Davis" w:date="2026-04-22T21:28:00Z" w16du:dateUtc="2026-04-23T01:28:00Z">
            <w:rPr>
              <w:ins w:id="208" w:author="Jeffrey Davis" w:date="2026-04-22T21:28:00Z" w16du:dateUtc="2026-04-23T01:28:00Z"/>
              <w:rFonts w:ascii="Franklin Gothic Demi Cond" w:eastAsiaTheme="majorEastAsia" w:hAnsi="Franklin Gothic Demi Cond" w:cs="Arial"/>
              <w:bCs/>
              <w:color w:val="010101" w:themeColor="text1"/>
              <w:sz w:val="28"/>
            </w:rPr>
          </w:rPrChange>
        </w:rPr>
      </w:pPr>
      <w:ins w:id="209" w:author="Jeffrey Davis" w:date="2026-04-22T21:28:00Z" w16du:dateUtc="2026-04-23T01:28:00Z">
        <w:r w:rsidRPr="004D0E2F">
          <w:rPr>
            <w:rFonts w:ascii="Aptos" w:eastAsiaTheme="majorEastAsia" w:hAnsi="Aptos" w:cs="Arial"/>
            <w:bCs/>
            <w:color w:val="010101" w:themeColor="text1"/>
            <w:sz w:val="20"/>
            <w:rPrChange w:id="210" w:author="Jeffrey Davis" w:date="2026-04-22T21:28:00Z" w16du:dateUtc="2026-04-23T01:28:00Z">
              <w:rPr>
                <w:rFonts w:ascii="Franklin Gothic Demi Cond" w:eastAsiaTheme="majorEastAsia" w:hAnsi="Franklin Gothic Demi Cond" w:cs="Arial"/>
                <w:bCs/>
                <w:color w:val="010101" w:themeColor="text1"/>
                <w:sz w:val="28"/>
              </w:rPr>
            </w:rPrChange>
          </w:rPr>
          <w:t>CLIENT: AI-First Oracle Delivery Transformation - Perficient Internal Initiative</w:t>
        </w:r>
      </w:ins>
    </w:p>
    <w:p w14:paraId="148256FA" w14:textId="77777777" w:rsidR="004D0E2F" w:rsidRPr="004D0E2F" w:rsidRDefault="004D0E2F" w:rsidP="00D776CE">
      <w:pPr>
        <w:spacing w:afterLines="0" w:after="200" w:line="276" w:lineRule="auto"/>
        <w:contextualSpacing w:val="0"/>
        <w:rPr>
          <w:ins w:id="211" w:author="Jeffrey Davis" w:date="2026-04-22T21:28:00Z" w16du:dateUtc="2026-04-23T01:28:00Z"/>
          <w:rFonts w:ascii="Aptos" w:eastAsiaTheme="majorEastAsia" w:hAnsi="Aptos" w:cs="Arial"/>
          <w:bCs/>
          <w:color w:val="010101" w:themeColor="text1"/>
          <w:sz w:val="20"/>
          <w:rPrChange w:id="212" w:author="Jeffrey Davis" w:date="2026-04-22T21:28:00Z" w16du:dateUtc="2026-04-23T01:28:00Z">
            <w:rPr>
              <w:ins w:id="213" w:author="Jeffrey Davis" w:date="2026-04-22T21:28:00Z" w16du:dateUtc="2026-04-23T01:28:00Z"/>
              <w:rFonts w:ascii="Franklin Gothic Demi Cond" w:eastAsiaTheme="majorEastAsia" w:hAnsi="Franklin Gothic Demi Cond" w:cs="Arial"/>
              <w:bCs/>
              <w:color w:val="010101" w:themeColor="text1"/>
              <w:sz w:val="28"/>
            </w:rPr>
          </w:rPrChange>
        </w:rPr>
      </w:pPr>
      <w:ins w:id="214" w:author="Jeffrey Davis" w:date="2026-04-22T21:28:00Z" w16du:dateUtc="2026-04-23T01:28:00Z">
        <w:r w:rsidRPr="004D0E2F">
          <w:rPr>
            <w:rFonts w:ascii="Aptos" w:eastAsiaTheme="majorEastAsia" w:hAnsi="Aptos" w:cs="Arial"/>
            <w:bCs/>
            <w:color w:val="010101" w:themeColor="text1"/>
            <w:sz w:val="20"/>
            <w:rPrChange w:id="215" w:author="Jeffrey Davis" w:date="2026-04-22T21:28:00Z" w16du:dateUtc="2026-04-23T01:28:00Z">
              <w:rPr>
                <w:rFonts w:ascii="Franklin Gothic Demi Cond" w:eastAsiaTheme="majorEastAsia" w:hAnsi="Franklin Gothic Demi Cond" w:cs="Arial"/>
                <w:bCs/>
                <w:color w:val="010101" w:themeColor="text1"/>
                <w:sz w:val="28"/>
              </w:rPr>
            </w:rPrChange>
          </w:rPr>
          <w:t>Led architecture and adoption of Perficient's AI-First Oracle delivery model integrating Celonis (process mining), Rapid4Cloud (configuration automation and test generation), and Claude (AI layer for documentation, cowork, and delivery QA). Built Meridian, a custom LLM application on the Anthropic API for program forecasting and delivery risk prediction.</w:t>
        </w:r>
      </w:ins>
    </w:p>
    <w:p w14:paraId="326F7795" w14:textId="77777777" w:rsidR="004D0E2F" w:rsidRPr="004D0E2F" w:rsidRDefault="004D0E2F" w:rsidP="00D776CE">
      <w:pPr>
        <w:spacing w:afterLines="0" w:after="200" w:line="276" w:lineRule="auto"/>
        <w:contextualSpacing w:val="0"/>
        <w:rPr>
          <w:ins w:id="216" w:author="Jeffrey Davis" w:date="2026-04-22T21:28:00Z" w16du:dateUtc="2026-04-23T01:28:00Z"/>
          <w:rFonts w:ascii="Aptos" w:eastAsiaTheme="majorEastAsia" w:hAnsi="Aptos" w:cs="Arial"/>
          <w:bCs/>
          <w:color w:val="010101" w:themeColor="text1"/>
          <w:sz w:val="20"/>
          <w:rPrChange w:id="217" w:author="Jeffrey Davis" w:date="2026-04-22T21:28:00Z" w16du:dateUtc="2026-04-23T01:28:00Z">
            <w:rPr>
              <w:ins w:id="218" w:author="Jeffrey Davis" w:date="2026-04-22T21:28:00Z" w16du:dateUtc="2026-04-23T01:28:00Z"/>
              <w:rFonts w:ascii="Franklin Gothic Demi Cond" w:eastAsiaTheme="majorEastAsia" w:hAnsi="Franklin Gothic Demi Cond" w:cs="Arial"/>
              <w:bCs/>
              <w:color w:val="010101" w:themeColor="text1"/>
              <w:sz w:val="28"/>
            </w:rPr>
          </w:rPrChange>
        </w:rPr>
      </w:pPr>
      <w:ins w:id="219" w:author="Jeffrey Davis" w:date="2026-04-22T21:28:00Z" w16du:dateUtc="2026-04-23T01:28:00Z">
        <w:r w:rsidRPr="004D0E2F">
          <w:rPr>
            <w:rFonts w:ascii="Aptos" w:eastAsiaTheme="majorEastAsia" w:hAnsi="Aptos" w:cs="Arial"/>
            <w:bCs/>
            <w:color w:val="010101" w:themeColor="text1"/>
            <w:sz w:val="20"/>
            <w:rPrChange w:id="220" w:author="Jeffrey Davis" w:date="2026-04-22T21:28:00Z" w16du:dateUtc="2026-04-23T01:28:00Z">
              <w:rPr>
                <w:rFonts w:ascii="Franklin Gothic Demi Cond" w:eastAsiaTheme="majorEastAsia" w:hAnsi="Franklin Gothic Demi Cond" w:cs="Arial"/>
                <w:bCs/>
                <w:color w:val="010101" w:themeColor="text1"/>
                <w:sz w:val="28"/>
              </w:rPr>
            </w:rPrChange>
          </w:rPr>
          <w:t>Responsibilities:</w:t>
        </w:r>
      </w:ins>
    </w:p>
    <w:p w14:paraId="5A26E4DF" w14:textId="77777777" w:rsidR="004D0E2F" w:rsidRPr="004D0E2F" w:rsidRDefault="004D0E2F" w:rsidP="00D776CE">
      <w:pPr>
        <w:spacing w:afterLines="0" w:after="200" w:line="276" w:lineRule="auto"/>
        <w:contextualSpacing w:val="0"/>
        <w:rPr>
          <w:ins w:id="221" w:author="Jeffrey Davis" w:date="2026-04-22T21:28:00Z" w16du:dateUtc="2026-04-23T01:28:00Z"/>
          <w:rFonts w:ascii="Aptos" w:eastAsiaTheme="majorEastAsia" w:hAnsi="Aptos" w:cs="Arial"/>
          <w:bCs/>
          <w:color w:val="010101" w:themeColor="text1"/>
          <w:sz w:val="20"/>
          <w:rPrChange w:id="222" w:author="Jeffrey Davis" w:date="2026-04-22T21:28:00Z" w16du:dateUtc="2026-04-23T01:28:00Z">
            <w:rPr>
              <w:ins w:id="223" w:author="Jeffrey Davis" w:date="2026-04-22T21:28:00Z" w16du:dateUtc="2026-04-23T01:28:00Z"/>
              <w:rFonts w:ascii="Franklin Gothic Demi Cond" w:eastAsiaTheme="majorEastAsia" w:hAnsi="Franklin Gothic Demi Cond" w:cs="Arial"/>
              <w:bCs/>
              <w:color w:val="010101" w:themeColor="text1"/>
              <w:sz w:val="28"/>
            </w:rPr>
          </w:rPrChange>
        </w:rPr>
      </w:pPr>
      <w:ins w:id="224" w:author="Jeffrey Davis" w:date="2026-04-22T21:28:00Z" w16du:dateUtc="2026-04-23T01:28:00Z">
        <w:r w:rsidRPr="004D0E2F">
          <w:rPr>
            <w:rFonts w:ascii="Aptos" w:eastAsiaTheme="majorEastAsia" w:hAnsi="Aptos" w:cs="Arial"/>
            <w:bCs/>
            <w:color w:val="010101" w:themeColor="text1"/>
            <w:sz w:val="20"/>
            <w:rPrChange w:id="225" w:author="Jeffrey Davis" w:date="2026-04-22T21:28:00Z" w16du:dateUtc="2026-04-23T01:28:00Z">
              <w:rPr>
                <w:rFonts w:ascii="Franklin Gothic Demi Cond" w:eastAsiaTheme="majorEastAsia" w:hAnsi="Franklin Gothic Demi Cond" w:cs="Arial"/>
                <w:bCs/>
                <w:color w:val="010101" w:themeColor="text1"/>
                <w:sz w:val="28"/>
              </w:rPr>
            </w:rPrChange>
          </w:rPr>
          <w:t>•  Designed three-platform AI-First delivery architecture adopted across the Oracle Practice</w:t>
        </w:r>
      </w:ins>
    </w:p>
    <w:p w14:paraId="76C59446" w14:textId="77777777" w:rsidR="004D0E2F" w:rsidRPr="004D0E2F" w:rsidRDefault="004D0E2F" w:rsidP="00D776CE">
      <w:pPr>
        <w:spacing w:afterLines="0" w:after="200" w:line="276" w:lineRule="auto"/>
        <w:contextualSpacing w:val="0"/>
        <w:rPr>
          <w:ins w:id="226" w:author="Jeffrey Davis" w:date="2026-04-22T21:28:00Z" w16du:dateUtc="2026-04-23T01:28:00Z"/>
          <w:rFonts w:ascii="Aptos" w:eastAsiaTheme="majorEastAsia" w:hAnsi="Aptos" w:cs="Arial"/>
          <w:bCs/>
          <w:color w:val="010101" w:themeColor="text1"/>
          <w:sz w:val="20"/>
          <w:rPrChange w:id="227" w:author="Jeffrey Davis" w:date="2026-04-22T21:28:00Z" w16du:dateUtc="2026-04-23T01:28:00Z">
            <w:rPr>
              <w:ins w:id="228" w:author="Jeffrey Davis" w:date="2026-04-22T21:28:00Z" w16du:dateUtc="2026-04-23T01:28:00Z"/>
              <w:rFonts w:ascii="Franklin Gothic Demi Cond" w:eastAsiaTheme="majorEastAsia" w:hAnsi="Franklin Gothic Demi Cond" w:cs="Arial"/>
              <w:bCs/>
              <w:color w:val="010101" w:themeColor="text1"/>
              <w:sz w:val="28"/>
            </w:rPr>
          </w:rPrChange>
        </w:rPr>
      </w:pPr>
      <w:ins w:id="229" w:author="Jeffrey Davis" w:date="2026-04-22T21:28:00Z" w16du:dateUtc="2026-04-23T01:28:00Z">
        <w:r w:rsidRPr="004D0E2F">
          <w:rPr>
            <w:rFonts w:ascii="Aptos" w:eastAsiaTheme="majorEastAsia" w:hAnsi="Aptos" w:cs="Arial"/>
            <w:bCs/>
            <w:color w:val="010101" w:themeColor="text1"/>
            <w:sz w:val="20"/>
            <w:rPrChange w:id="230" w:author="Jeffrey Davis" w:date="2026-04-22T21:28:00Z" w16du:dateUtc="2026-04-23T01:28:00Z">
              <w:rPr>
                <w:rFonts w:ascii="Franklin Gothic Demi Cond" w:eastAsiaTheme="majorEastAsia" w:hAnsi="Franklin Gothic Demi Cond" w:cs="Arial"/>
                <w:bCs/>
                <w:color w:val="010101" w:themeColor="text1"/>
                <w:sz w:val="28"/>
              </w:rPr>
            </w:rPrChange>
          </w:rPr>
          <w:t>•  Built Meridian (Anthropic API) for project forecasting and early-warning risk identification</w:t>
        </w:r>
      </w:ins>
    </w:p>
    <w:p w14:paraId="6AD62F88" w14:textId="77777777" w:rsidR="004D0E2F" w:rsidRPr="004D0E2F" w:rsidRDefault="004D0E2F" w:rsidP="00D776CE">
      <w:pPr>
        <w:spacing w:afterLines="0" w:after="200" w:line="276" w:lineRule="auto"/>
        <w:contextualSpacing w:val="0"/>
        <w:rPr>
          <w:ins w:id="231" w:author="Jeffrey Davis" w:date="2026-04-22T21:28:00Z" w16du:dateUtc="2026-04-23T01:28:00Z"/>
          <w:rFonts w:ascii="Aptos" w:eastAsiaTheme="majorEastAsia" w:hAnsi="Aptos" w:cs="Arial"/>
          <w:bCs/>
          <w:color w:val="010101" w:themeColor="text1"/>
          <w:sz w:val="20"/>
          <w:rPrChange w:id="232" w:author="Jeffrey Davis" w:date="2026-04-22T21:28:00Z" w16du:dateUtc="2026-04-23T01:28:00Z">
            <w:rPr>
              <w:ins w:id="233" w:author="Jeffrey Davis" w:date="2026-04-22T21:28:00Z" w16du:dateUtc="2026-04-23T01:28:00Z"/>
              <w:rFonts w:ascii="Franklin Gothic Demi Cond" w:eastAsiaTheme="majorEastAsia" w:hAnsi="Franklin Gothic Demi Cond" w:cs="Arial"/>
              <w:bCs/>
              <w:color w:val="010101" w:themeColor="text1"/>
              <w:sz w:val="28"/>
            </w:rPr>
          </w:rPrChange>
        </w:rPr>
      </w:pPr>
      <w:ins w:id="234" w:author="Jeffrey Davis" w:date="2026-04-22T21:28:00Z" w16du:dateUtc="2026-04-23T01:28:00Z">
        <w:r w:rsidRPr="004D0E2F">
          <w:rPr>
            <w:rFonts w:ascii="Aptos" w:eastAsiaTheme="majorEastAsia" w:hAnsi="Aptos" w:cs="Arial"/>
            <w:bCs/>
            <w:color w:val="010101" w:themeColor="text1"/>
            <w:sz w:val="20"/>
            <w:rPrChange w:id="235" w:author="Jeffrey Davis" w:date="2026-04-22T21:28:00Z" w16du:dateUtc="2026-04-23T01:28:00Z">
              <w:rPr>
                <w:rFonts w:ascii="Franklin Gothic Demi Cond" w:eastAsiaTheme="majorEastAsia" w:hAnsi="Franklin Gothic Demi Cond" w:cs="Arial"/>
                <w:bCs/>
                <w:color w:val="010101" w:themeColor="text1"/>
                <w:sz w:val="28"/>
              </w:rPr>
            </w:rPrChange>
          </w:rPr>
          <w:t>•  Leading enablement of delivery teams across six countries on AI-First methodology</w:t>
        </w:r>
      </w:ins>
    </w:p>
    <w:p w14:paraId="79D10CBB" w14:textId="77777777" w:rsidR="004D0E2F" w:rsidRPr="004D0E2F" w:rsidRDefault="004D0E2F" w:rsidP="00D776CE">
      <w:pPr>
        <w:spacing w:afterLines="0" w:after="200" w:line="276" w:lineRule="auto"/>
        <w:contextualSpacing w:val="0"/>
        <w:rPr>
          <w:ins w:id="236" w:author="Jeffrey Davis" w:date="2026-04-22T21:28:00Z" w16du:dateUtc="2026-04-23T01:28:00Z"/>
          <w:rFonts w:ascii="Aptos" w:eastAsiaTheme="majorEastAsia" w:hAnsi="Aptos" w:cs="Arial"/>
          <w:bCs/>
          <w:color w:val="010101" w:themeColor="text1"/>
          <w:sz w:val="20"/>
          <w:rPrChange w:id="237" w:author="Jeffrey Davis" w:date="2026-04-22T21:28:00Z" w16du:dateUtc="2026-04-23T01:28:00Z">
            <w:rPr>
              <w:ins w:id="238" w:author="Jeffrey Davis" w:date="2026-04-22T21:28:00Z" w16du:dateUtc="2026-04-23T01:28:00Z"/>
              <w:rFonts w:ascii="Franklin Gothic Demi Cond" w:eastAsiaTheme="majorEastAsia" w:hAnsi="Franklin Gothic Demi Cond" w:cs="Arial"/>
              <w:bCs/>
              <w:color w:val="010101" w:themeColor="text1"/>
              <w:sz w:val="28"/>
            </w:rPr>
          </w:rPrChange>
        </w:rPr>
      </w:pPr>
      <w:ins w:id="239" w:author="Jeffrey Davis" w:date="2026-04-22T21:28:00Z" w16du:dateUtc="2026-04-23T01:28:00Z">
        <w:r w:rsidRPr="004D0E2F">
          <w:rPr>
            <w:rFonts w:ascii="Aptos" w:eastAsiaTheme="majorEastAsia" w:hAnsi="Aptos" w:cs="Arial"/>
            <w:bCs/>
            <w:color w:val="010101" w:themeColor="text1"/>
            <w:sz w:val="20"/>
            <w:rPrChange w:id="240" w:author="Jeffrey Davis" w:date="2026-04-22T21:28:00Z" w16du:dateUtc="2026-04-23T01:28:00Z">
              <w:rPr>
                <w:rFonts w:ascii="Franklin Gothic Demi Cond" w:eastAsiaTheme="majorEastAsia" w:hAnsi="Franklin Gothic Demi Cond" w:cs="Arial"/>
                <w:bCs/>
                <w:color w:val="010101" w:themeColor="text1"/>
                <w:sz w:val="28"/>
              </w:rPr>
            </w:rPrChange>
          </w:rPr>
          <w:t>•  Driving P&amp;L impact through improved resource utilization and reduced go-live risk</w:t>
        </w:r>
      </w:ins>
    </w:p>
    <w:p w14:paraId="00823788" w14:textId="77777777" w:rsidR="004D0E2F" w:rsidRPr="004D0E2F" w:rsidRDefault="004D0E2F" w:rsidP="00D776CE">
      <w:pPr>
        <w:spacing w:afterLines="0" w:after="200" w:line="276" w:lineRule="auto"/>
        <w:contextualSpacing w:val="0"/>
        <w:rPr>
          <w:ins w:id="241" w:author="Jeffrey Davis" w:date="2026-04-22T21:28:00Z" w16du:dateUtc="2026-04-23T01:28:00Z"/>
          <w:rFonts w:ascii="Aptos" w:eastAsiaTheme="majorEastAsia" w:hAnsi="Aptos" w:cs="Arial"/>
          <w:bCs/>
          <w:color w:val="010101" w:themeColor="text1"/>
          <w:sz w:val="20"/>
          <w:rPrChange w:id="242" w:author="Jeffrey Davis" w:date="2026-04-22T21:28:00Z" w16du:dateUtc="2026-04-23T01:28:00Z">
            <w:rPr>
              <w:ins w:id="243" w:author="Jeffrey Davis" w:date="2026-04-22T21:28:00Z" w16du:dateUtc="2026-04-23T01:28:00Z"/>
              <w:rFonts w:ascii="Franklin Gothic Demi Cond" w:eastAsiaTheme="majorEastAsia" w:hAnsi="Franklin Gothic Demi Cond" w:cs="Arial"/>
              <w:bCs/>
              <w:color w:val="010101" w:themeColor="text1"/>
              <w:sz w:val="28"/>
            </w:rPr>
          </w:rPrChange>
        </w:rPr>
      </w:pPr>
      <w:ins w:id="244" w:author="Jeffrey Davis" w:date="2026-04-22T21:28:00Z" w16du:dateUtc="2026-04-23T01:28:00Z">
        <w:r w:rsidRPr="004D0E2F">
          <w:rPr>
            <w:rFonts w:ascii="Aptos" w:eastAsiaTheme="majorEastAsia" w:hAnsi="Aptos" w:cs="Arial"/>
            <w:bCs/>
            <w:color w:val="010101" w:themeColor="text1"/>
            <w:sz w:val="20"/>
            <w:rPrChange w:id="245" w:author="Jeffrey Davis" w:date="2026-04-22T21:28:00Z" w16du:dateUtc="2026-04-23T01:28:00Z">
              <w:rPr>
                <w:rFonts w:ascii="Franklin Gothic Demi Cond" w:eastAsiaTheme="majorEastAsia" w:hAnsi="Franklin Gothic Demi Cond" w:cs="Arial"/>
                <w:bCs/>
                <w:color w:val="010101" w:themeColor="text1"/>
                <w:sz w:val="28"/>
              </w:rPr>
            </w:rPrChange>
          </w:rPr>
          <w:t>Business/Technology Value</w:t>
        </w:r>
      </w:ins>
    </w:p>
    <w:p w14:paraId="6E7C5FDF" w14:textId="77777777" w:rsidR="004D0E2F" w:rsidRPr="004D0E2F" w:rsidRDefault="004D0E2F" w:rsidP="00D776CE">
      <w:pPr>
        <w:spacing w:afterLines="0" w:after="200" w:line="276" w:lineRule="auto"/>
        <w:contextualSpacing w:val="0"/>
        <w:rPr>
          <w:ins w:id="246" w:author="Jeffrey Davis" w:date="2026-04-22T21:28:00Z" w16du:dateUtc="2026-04-23T01:28:00Z"/>
          <w:rFonts w:ascii="Aptos" w:eastAsiaTheme="majorEastAsia" w:hAnsi="Aptos" w:cs="Arial"/>
          <w:bCs/>
          <w:color w:val="010101" w:themeColor="text1"/>
          <w:sz w:val="20"/>
          <w:rPrChange w:id="247" w:author="Jeffrey Davis" w:date="2026-04-22T21:28:00Z" w16du:dateUtc="2026-04-23T01:28:00Z">
            <w:rPr>
              <w:ins w:id="248" w:author="Jeffrey Davis" w:date="2026-04-22T21:28:00Z" w16du:dateUtc="2026-04-23T01:28:00Z"/>
              <w:rFonts w:ascii="Franklin Gothic Demi Cond" w:eastAsiaTheme="majorEastAsia" w:hAnsi="Franklin Gothic Demi Cond" w:cs="Arial"/>
              <w:bCs/>
              <w:color w:val="010101" w:themeColor="text1"/>
              <w:sz w:val="28"/>
            </w:rPr>
          </w:rPrChange>
        </w:rPr>
      </w:pPr>
      <w:ins w:id="249" w:author="Jeffrey Davis" w:date="2026-04-22T21:28:00Z" w16du:dateUtc="2026-04-23T01:28:00Z">
        <w:r w:rsidRPr="004D0E2F">
          <w:rPr>
            <w:rFonts w:ascii="Aptos" w:eastAsiaTheme="majorEastAsia" w:hAnsi="Aptos" w:cs="Arial"/>
            <w:bCs/>
            <w:color w:val="010101" w:themeColor="text1"/>
            <w:sz w:val="20"/>
            <w:rPrChange w:id="250" w:author="Jeffrey Davis" w:date="2026-04-22T21:28:00Z" w16du:dateUtc="2026-04-23T01:28:00Z">
              <w:rPr>
                <w:rFonts w:ascii="Franklin Gothic Demi Cond" w:eastAsiaTheme="majorEastAsia" w:hAnsi="Franklin Gothic Demi Cond" w:cs="Arial"/>
                <w:bCs/>
                <w:color w:val="010101" w:themeColor="text1"/>
                <w:sz w:val="28"/>
              </w:rPr>
            </w:rPrChange>
          </w:rPr>
          <w:t>•  25-40% reduction in implementation timeline through AI-assisted configuration and testing</w:t>
        </w:r>
      </w:ins>
    </w:p>
    <w:p w14:paraId="19CAD856" w14:textId="77777777" w:rsidR="004D0E2F" w:rsidRPr="004D0E2F" w:rsidRDefault="004D0E2F" w:rsidP="00D776CE">
      <w:pPr>
        <w:spacing w:afterLines="0" w:after="200" w:line="276" w:lineRule="auto"/>
        <w:contextualSpacing w:val="0"/>
        <w:rPr>
          <w:ins w:id="251" w:author="Jeffrey Davis" w:date="2026-04-22T21:28:00Z" w16du:dateUtc="2026-04-23T01:28:00Z"/>
          <w:rFonts w:ascii="Aptos" w:eastAsiaTheme="majorEastAsia" w:hAnsi="Aptos" w:cs="Arial"/>
          <w:bCs/>
          <w:color w:val="010101" w:themeColor="text1"/>
          <w:sz w:val="20"/>
          <w:rPrChange w:id="252" w:author="Jeffrey Davis" w:date="2026-04-22T21:28:00Z" w16du:dateUtc="2026-04-23T01:28:00Z">
            <w:rPr>
              <w:ins w:id="253" w:author="Jeffrey Davis" w:date="2026-04-22T21:28:00Z" w16du:dateUtc="2026-04-23T01:28:00Z"/>
              <w:rFonts w:ascii="Franklin Gothic Demi Cond" w:eastAsiaTheme="majorEastAsia" w:hAnsi="Franklin Gothic Demi Cond" w:cs="Arial"/>
              <w:bCs/>
              <w:color w:val="010101" w:themeColor="text1"/>
              <w:sz w:val="28"/>
            </w:rPr>
          </w:rPrChange>
        </w:rPr>
      </w:pPr>
      <w:ins w:id="254" w:author="Jeffrey Davis" w:date="2026-04-22T21:28:00Z" w16du:dateUtc="2026-04-23T01:28:00Z">
        <w:r w:rsidRPr="004D0E2F">
          <w:rPr>
            <w:rFonts w:ascii="Aptos" w:eastAsiaTheme="majorEastAsia" w:hAnsi="Aptos" w:cs="Arial"/>
            <w:bCs/>
            <w:color w:val="010101" w:themeColor="text1"/>
            <w:sz w:val="20"/>
            <w:rPrChange w:id="255" w:author="Jeffrey Davis" w:date="2026-04-22T21:28:00Z" w16du:dateUtc="2026-04-23T01:28:00Z">
              <w:rPr>
                <w:rFonts w:ascii="Franklin Gothic Demi Cond" w:eastAsiaTheme="majorEastAsia" w:hAnsi="Franklin Gothic Demi Cond" w:cs="Arial"/>
                <w:bCs/>
                <w:color w:val="010101" w:themeColor="text1"/>
                <w:sz w:val="28"/>
              </w:rPr>
            </w:rPrChange>
          </w:rPr>
          <w:t>•  60% reduction in Level 1 support tickets post go-live through improved deployment quality</w:t>
        </w:r>
      </w:ins>
    </w:p>
    <w:p w14:paraId="6BF19DCE" w14:textId="77777777" w:rsidR="004D0E2F" w:rsidRPr="004D0E2F" w:rsidRDefault="004D0E2F" w:rsidP="00D776CE">
      <w:pPr>
        <w:spacing w:afterLines="0" w:after="200" w:line="276" w:lineRule="auto"/>
        <w:contextualSpacing w:val="0"/>
        <w:rPr>
          <w:ins w:id="256" w:author="Jeffrey Davis" w:date="2026-04-22T21:28:00Z" w16du:dateUtc="2026-04-23T01:28:00Z"/>
          <w:rFonts w:ascii="Aptos" w:eastAsiaTheme="majorEastAsia" w:hAnsi="Aptos" w:cs="Arial"/>
          <w:bCs/>
          <w:color w:val="010101" w:themeColor="text1"/>
          <w:sz w:val="20"/>
          <w:rPrChange w:id="257" w:author="Jeffrey Davis" w:date="2026-04-22T21:28:00Z" w16du:dateUtc="2026-04-23T01:28:00Z">
            <w:rPr>
              <w:ins w:id="258" w:author="Jeffrey Davis" w:date="2026-04-22T21:28:00Z" w16du:dateUtc="2026-04-23T01:28:00Z"/>
              <w:rFonts w:ascii="Franklin Gothic Demi Cond" w:eastAsiaTheme="majorEastAsia" w:hAnsi="Franklin Gothic Demi Cond" w:cs="Arial"/>
              <w:bCs/>
              <w:color w:val="010101" w:themeColor="text1"/>
              <w:sz w:val="28"/>
            </w:rPr>
          </w:rPrChange>
        </w:rPr>
      </w:pPr>
    </w:p>
    <w:p w14:paraId="3CC4D249" w14:textId="77777777" w:rsidR="004D0E2F" w:rsidRPr="004D0E2F" w:rsidRDefault="004D0E2F" w:rsidP="00D776CE">
      <w:pPr>
        <w:spacing w:afterLines="0" w:after="200" w:line="276" w:lineRule="auto"/>
        <w:contextualSpacing w:val="0"/>
        <w:rPr>
          <w:ins w:id="259" w:author="Jeffrey Davis" w:date="2026-04-22T21:28:00Z" w16du:dateUtc="2026-04-23T01:28:00Z"/>
          <w:rFonts w:ascii="Aptos" w:eastAsiaTheme="majorEastAsia" w:hAnsi="Aptos" w:cs="Arial"/>
          <w:bCs/>
          <w:color w:val="010101" w:themeColor="text1"/>
          <w:sz w:val="20"/>
          <w:rPrChange w:id="260" w:author="Jeffrey Davis" w:date="2026-04-22T21:28:00Z" w16du:dateUtc="2026-04-23T01:28:00Z">
            <w:rPr>
              <w:ins w:id="261" w:author="Jeffrey Davis" w:date="2026-04-22T21:28:00Z" w16du:dateUtc="2026-04-23T01:28:00Z"/>
              <w:rFonts w:ascii="Franklin Gothic Demi Cond" w:eastAsiaTheme="majorEastAsia" w:hAnsi="Franklin Gothic Demi Cond" w:cs="Arial"/>
              <w:bCs/>
              <w:color w:val="010101" w:themeColor="text1"/>
              <w:sz w:val="28"/>
            </w:rPr>
          </w:rPrChange>
        </w:rPr>
      </w:pPr>
      <w:ins w:id="262" w:author="Jeffrey Davis" w:date="2026-04-22T21:28:00Z" w16du:dateUtc="2026-04-23T01:28:00Z">
        <w:r w:rsidRPr="004D0E2F">
          <w:rPr>
            <w:rFonts w:ascii="Aptos" w:eastAsiaTheme="majorEastAsia" w:hAnsi="Aptos" w:cs="Arial"/>
            <w:bCs/>
            <w:color w:val="010101" w:themeColor="text1"/>
            <w:sz w:val="20"/>
            <w:rPrChange w:id="263" w:author="Jeffrey Davis" w:date="2026-04-22T21:28:00Z" w16du:dateUtc="2026-04-23T01:28:00Z">
              <w:rPr>
                <w:rFonts w:ascii="Franklin Gothic Demi Cond" w:eastAsiaTheme="majorEastAsia" w:hAnsi="Franklin Gothic Demi Cond" w:cs="Arial"/>
                <w:bCs/>
                <w:color w:val="010101" w:themeColor="text1"/>
                <w:sz w:val="28"/>
              </w:rPr>
            </w:rPrChange>
          </w:rPr>
          <w:t>CLIENT: Large Chemical Distributor - Latin America   |   Program Manager/PMO Leader   |   May 2016 - May 2018   |   Budget: $8M+</w:t>
        </w:r>
      </w:ins>
    </w:p>
    <w:p w14:paraId="7EF6EAB4" w14:textId="77777777" w:rsidR="004D0E2F" w:rsidRPr="004D0E2F" w:rsidRDefault="004D0E2F" w:rsidP="00D776CE">
      <w:pPr>
        <w:spacing w:afterLines="0" w:after="200" w:line="276" w:lineRule="auto"/>
        <w:contextualSpacing w:val="0"/>
        <w:rPr>
          <w:ins w:id="264" w:author="Jeffrey Davis" w:date="2026-04-22T21:28:00Z" w16du:dateUtc="2026-04-23T01:28:00Z"/>
          <w:rFonts w:ascii="Aptos" w:eastAsiaTheme="majorEastAsia" w:hAnsi="Aptos" w:cs="Arial"/>
          <w:bCs/>
          <w:color w:val="010101" w:themeColor="text1"/>
          <w:sz w:val="20"/>
          <w:rPrChange w:id="265" w:author="Jeffrey Davis" w:date="2026-04-22T21:28:00Z" w16du:dateUtc="2026-04-23T01:28:00Z">
            <w:rPr>
              <w:ins w:id="266" w:author="Jeffrey Davis" w:date="2026-04-22T21:28:00Z" w16du:dateUtc="2026-04-23T01:28:00Z"/>
              <w:rFonts w:ascii="Franklin Gothic Demi Cond" w:eastAsiaTheme="majorEastAsia" w:hAnsi="Franklin Gothic Demi Cond" w:cs="Arial"/>
              <w:bCs/>
              <w:color w:val="010101" w:themeColor="text1"/>
              <w:sz w:val="28"/>
            </w:rPr>
          </w:rPrChange>
        </w:rPr>
      </w:pPr>
      <w:ins w:id="267" w:author="Jeffrey Davis" w:date="2026-04-22T21:28:00Z" w16du:dateUtc="2026-04-23T01:28:00Z">
        <w:r w:rsidRPr="004D0E2F">
          <w:rPr>
            <w:rFonts w:ascii="Aptos" w:eastAsiaTheme="majorEastAsia" w:hAnsi="Aptos" w:cs="Arial"/>
            <w:bCs/>
            <w:color w:val="010101" w:themeColor="text1"/>
            <w:sz w:val="20"/>
            <w:rPrChange w:id="268" w:author="Jeffrey Davis" w:date="2026-04-22T21:28:00Z" w16du:dateUtc="2026-04-23T01:28:00Z">
              <w:rPr>
                <w:rFonts w:ascii="Franklin Gothic Demi Cond" w:eastAsiaTheme="majorEastAsia" w:hAnsi="Franklin Gothic Demi Cond" w:cs="Arial"/>
                <w:bCs/>
                <w:color w:val="010101" w:themeColor="text1"/>
                <w:sz w:val="28"/>
              </w:rPr>
            </w:rPrChange>
          </w:rPr>
          <w:t>Served as Program Manager and PMO Leader for a three-year, seventeen-country business improvement program across Latin America. Full suite of Oracle EBS Financials, Supply Chain, Engineering, and Value Chain Planning modules. Go-Live March 2018.</w:t>
        </w:r>
      </w:ins>
    </w:p>
    <w:p w14:paraId="7786D03D" w14:textId="77777777" w:rsidR="004D0E2F" w:rsidRPr="004D0E2F" w:rsidRDefault="004D0E2F" w:rsidP="00D776CE">
      <w:pPr>
        <w:spacing w:afterLines="0" w:after="200" w:line="276" w:lineRule="auto"/>
        <w:contextualSpacing w:val="0"/>
        <w:rPr>
          <w:ins w:id="269" w:author="Jeffrey Davis" w:date="2026-04-22T21:28:00Z" w16du:dateUtc="2026-04-23T01:28:00Z"/>
          <w:rFonts w:ascii="Aptos" w:eastAsiaTheme="majorEastAsia" w:hAnsi="Aptos" w:cs="Arial"/>
          <w:bCs/>
          <w:color w:val="010101" w:themeColor="text1"/>
          <w:sz w:val="20"/>
          <w:rPrChange w:id="270" w:author="Jeffrey Davis" w:date="2026-04-22T21:28:00Z" w16du:dateUtc="2026-04-23T01:28:00Z">
            <w:rPr>
              <w:ins w:id="271" w:author="Jeffrey Davis" w:date="2026-04-22T21:28:00Z" w16du:dateUtc="2026-04-23T01:28:00Z"/>
              <w:rFonts w:ascii="Franklin Gothic Demi Cond" w:eastAsiaTheme="majorEastAsia" w:hAnsi="Franklin Gothic Demi Cond" w:cs="Arial"/>
              <w:bCs/>
              <w:color w:val="010101" w:themeColor="text1"/>
              <w:sz w:val="28"/>
            </w:rPr>
          </w:rPrChange>
        </w:rPr>
      </w:pPr>
      <w:ins w:id="272" w:author="Jeffrey Davis" w:date="2026-04-22T21:28:00Z" w16du:dateUtc="2026-04-23T01:28:00Z">
        <w:r w:rsidRPr="004D0E2F">
          <w:rPr>
            <w:rFonts w:ascii="Aptos" w:eastAsiaTheme="majorEastAsia" w:hAnsi="Aptos" w:cs="Arial"/>
            <w:bCs/>
            <w:color w:val="010101" w:themeColor="text1"/>
            <w:sz w:val="20"/>
            <w:rPrChange w:id="273" w:author="Jeffrey Davis" w:date="2026-04-22T21:28:00Z" w16du:dateUtc="2026-04-23T01:28:00Z">
              <w:rPr>
                <w:rFonts w:ascii="Franklin Gothic Demi Cond" w:eastAsiaTheme="majorEastAsia" w:hAnsi="Franklin Gothic Demi Cond" w:cs="Arial"/>
                <w:bCs/>
                <w:color w:val="010101" w:themeColor="text1"/>
                <w:sz w:val="28"/>
              </w:rPr>
            </w:rPrChange>
          </w:rPr>
          <w:t>Responsibilities:</w:t>
        </w:r>
      </w:ins>
    </w:p>
    <w:p w14:paraId="65EE161E" w14:textId="77777777" w:rsidR="004D0E2F" w:rsidRPr="004D0E2F" w:rsidRDefault="004D0E2F" w:rsidP="00D776CE">
      <w:pPr>
        <w:spacing w:afterLines="0" w:after="200" w:line="276" w:lineRule="auto"/>
        <w:contextualSpacing w:val="0"/>
        <w:rPr>
          <w:ins w:id="274" w:author="Jeffrey Davis" w:date="2026-04-22T21:28:00Z" w16du:dateUtc="2026-04-23T01:28:00Z"/>
          <w:rFonts w:ascii="Aptos" w:eastAsiaTheme="majorEastAsia" w:hAnsi="Aptos" w:cs="Arial"/>
          <w:bCs/>
          <w:color w:val="010101" w:themeColor="text1"/>
          <w:sz w:val="20"/>
          <w:rPrChange w:id="275" w:author="Jeffrey Davis" w:date="2026-04-22T21:28:00Z" w16du:dateUtc="2026-04-23T01:28:00Z">
            <w:rPr>
              <w:ins w:id="276" w:author="Jeffrey Davis" w:date="2026-04-22T21:28:00Z" w16du:dateUtc="2026-04-23T01:28:00Z"/>
              <w:rFonts w:ascii="Franklin Gothic Demi Cond" w:eastAsiaTheme="majorEastAsia" w:hAnsi="Franklin Gothic Demi Cond" w:cs="Arial"/>
              <w:bCs/>
              <w:color w:val="010101" w:themeColor="text1"/>
              <w:sz w:val="28"/>
            </w:rPr>
          </w:rPrChange>
        </w:rPr>
      </w:pPr>
      <w:ins w:id="277" w:author="Jeffrey Davis" w:date="2026-04-22T21:28:00Z" w16du:dateUtc="2026-04-23T01:28:00Z">
        <w:r w:rsidRPr="004D0E2F">
          <w:rPr>
            <w:rFonts w:ascii="Aptos" w:eastAsiaTheme="majorEastAsia" w:hAnsi="Aptos" w:cs="Arial"/>
            <w:bCs/>
            <w:color w:val="010101" w:themeColor="text1"/>
            <w:sz w:val="20"/>
            <w:rPrChange w:id="278" w:author="Jeffrey Davis" w:date="2026-04-22T21:28:00Z" w16du:dateUtc="2026-04-23T01:28:00Z">
              <w:rPr>
                <w:rFonts w:ascii="Franklin Gothic Demi Cond" w:eastAsiaTheme="majorEastAsia" w:hAnsi="Franklin Gothic Demi Cond" w:cs="Arial"/>
                <w:bCs/>
                <w:color w:val="010101" w:themeColor="text1"/>
                <w:sz w:val="28"/>
              </w:rPr>
            </w:rPrChange>
          </w:rPr>
          <w:t>•  Led program governance and delivery oversight for 17-country scope</w:t>
        </w:r>
      </w:ins>
    </w:p>
    <w:p w14:paraId="3FC3F384" w14:textId="77777777" w:rsidR="004D0E2F" w:rsidRPr="004D0E2F" w:rsidRDefault="004D0E2F" w:rsidP="00D776CE">
      <w:pPr>
        <w:spacing w:afterLines="0" w:after="200" w:line="276" w:lineRule="auto"/>
        <w:contextualSpacing w:val="0"/>
        <w:rPr>
          <w:ins w:id="279" w:author="Jeffrey Davis" w:date="2026-04-22T21:28:00Z" w16du:dateUtc="2026-04-23T01:28:00Z"/>
          <w:rFonts w:ascii="Aptos" w:eastAsiaTheme="majorEastAsia" w:hAnsi="Aptos" w:cs="Arial"/>
          <w:bCs/>
          <w:color w:val="010101" w:themeColor="text1"/>
          <w:sz w:val="20"/>
          <w:rPrChange w:id="280" w:author="Jeffrey Davis" w:date="2026-04-22T21:28:00Z" w16du:dateUtc="2026-04-23T01:28:00Z">
            <w:rPr>
              <w:ins w:id="281" w:author="Jeffrey Davis" w:date="2026-04-22T21:28:00Z" w16du:dateUtc="2026-04-23T01:28:00Z"/>
              <w:rFonts w:ascii="Franklin Gothic Demi Cond" w:eastAsiaTheme="majorEastAsia" w:hAnsi="Franklin Gothic Demi Cond" w:cs="Arial"/>
              <w:bCs/>
              <w:color w:val="010101" w:themeColor="text1"/>
              <w:sz w:val="28"/>
            </w:rPr>
          </w:rPrChange>
        </w:rPr>
      </w:pPr>
      <w:ins w:id="282" w:author="Jeffrey Davis" w:date="2026-04-22T21:28:00Z" w16du:dateUtc="2026-04-23T01:28:00Z">
        <w:r w:rsidRPr="004D0E2F">
          <w:rPr>
            <w:rFonts w:ascii="Aptos" w:eastAsiaTheme="majorEastAsia" w:hAnsi="Aptos" w:cs="Arial"/>
            <w:bCs/>
            <w:color w:val="010101" w:themeColor="text1"/>
            <w:sz w:val="20"/>
            <w:rPrChange w:id="283" w:author="Jeffrey Davis" w:date="2026-04-22T21:28:00Z" w16du:dateUtc="2026-04-23T01:28:00Z">
              <w:rPr>
                <w:rFonts w:ascii="Franklin Gothic Demi Cond" w:eastAsiaTheme="majorEastAsia" w:hAnsi="Franklin Gothic Demi Cond" w:cs="Arial"/>
                <w:bCs/>
                <w:color w:val="010101" w:themeColor="text1"/>
                <w:sz w:val="28"/>
              </w:rPr>
            </w:rPrChange>
          </w:rPr>
          <w:t>•  Managed multi-integrator project teams across phased delivery</w:t>
        </w:r>
      </w:ins>
    </w:p>
    <w:p w14:paraId="56C1FEB1" w14:textId="77777777" w:rsidR="004D0E2F" w:rsidRPr="004D0E2F" w:rsidRDefault="004D0E2F" w:rsidP="00D776CE">
      <w:pPr>
        <w:spacing w:afterLines="0" w:after="200" w:line="276" w:lineRule="auto"/>
        <w:contextualSpacing w:val="0"/>
        <w:rPr>
          <w:ins w:id="284" w:author="Jeffrey Davis" w:date="2026-04-22T21:28:00Z" w16du:dateUtc="2026-04-23T01:28:00Z"/>
          <w:rFonts w:ascii="Aptos" w:eastAsiaTheme="majorEastAsia" w:hAnsi="Aptos" w:cs="Arial"/>
          <w:bCs/>
          <w:color w:val="010101" w:themeColor="text1"/>
          <w:sz w:val="20"/>
          <w:rPrChange w:id="285" w:author="Jeffrey Davis" w:date="2026-04-22T21:28:00Z" w16du:dateUtc="2026-04-23T01:28:00Z">
            <w:rPr>
              <w:ins w:id="286" w:author="Jeffrey Davis" w:date="2026-04-22T21:28:00Z" w16du:dateUtc="2026-04-23T01:28:00Z"/>
              <w:rFonts w:ascii="Franklin Gothic Demi Cond" w:eastAsiaTheme="majorEastAsia" w:hAnsi="Franklin Gothic Demi Cond" w:cs="Arial"/>
              <w:bCs/>
              <w:color w:val="010101" w:themeColor="text1"/>
              <w:sz w:val="28"/>
            </w:rPr>
          </w:rPrChange>
        </w:rPr>
      </w:pPr>
      <w:ins w:id="287" w:author="Jeffrey Davis" w:date="2026-04-22T21:28:00Z" w16du:dateUtc="2026-04-23T01:28:00Z">
        <w:r w:rsidRPr="004D0E2F">
          <w:rPr>
            <w:rFonts w:ascii="Aptos" w:eastAsiaTheme="majorEastAsia" w:hAnsi="Aptos" w:cs="Arial"/>
            <w:bCs/>
            <w:color w:val="010101" w:themeColor="text1"/>
            <w:sz w:val="20"/>
            <w:rPrChange w:id="288" w:author="Jeffrey Davis" w:date="2026-04-22T21:28:00Z" w16du:dateUtc="2026-04-23T01:28:00Z">
              <w:rPr>
                <w:rFonts w:ascii="Franklin Gothic Demi Cond" w:eastAsiaTheme="majorEastAsia" w:hAnsi="Franklin Gothic Demi Cond" w:cs="Arial"/>
                <w:bCs/>
                <w:color w:val="010101" w:themeColor="text1"/>
                <w:sz w:val="28"/>
              </w:rPr>
            </w:rPrChange>
          </w:rPr>
          <w:t>•  Drove business process standardization across Finance, Supply Chain, and Engineering</w:t>
        </w:r>
      </w:ins>
    </w:p>
    <w:p w14:paraId="2BC6AA1C" w14:textId="77777777" w:rsidR="004D0E2F" w:rsidRPr="004D0E2F" w:rsidRDefault="004D0E2F" w:rsidP="00D776CE">
      <w:pPr>
        <w:spacing w:afterLines="0" w:after="200" w:line="276" w:lineRule="auto"/>
        <w:contextualSpacing w:val="0"/>
        <w:rPr>
          <w:ins w:id="289" w:author="Jeffrey Davis" w:date="2026-04-22T21:28:00Z" w16du:dateUtc="2026-04-23T01:28:00Z"/>
          <w:rFonts w:ascii="Aptos" w:eastAsiaTheme="majorEastAsia" w:hAnsi="Aptos" w:cs="Arial"/>
          <w:bCs/>
          <w:color w:val="010101" w:themeColor="text1"/>
          <w:sz w:val="20"/>
          <w:rPrChange w:id="290" w:author="Jeffrey Davis" w:date="2026-04-22T21:28:00Z" w16du:dateUtc="2026-04-23T01:28:00Z">
            <w:rPr>
              <w:ins w:id="291" w:author="Jeffrey Davis" w:date="2026-04-22T21:28:00Z" w16du:dateUtc="2026-04-23T01:28:00Z"/>
              <w:rFonts w:ascii="Franklin Gothic Demi Cond" w:eastAsiaTheme="majorEastAsia" w:hAnsi="Franklin Gothic Demi Cond" w:cs="Arial"/>
              <w:bCs/>
              <w:color w:val="010101" w:themeColor="text1"/>
              <w:sz w:val="28"/>
            </w:rPr>
          </w:rPrChange>
        </w:rPr>
      </w:pPr>
      <w:ins w:id="292" w:author="Jeffrey Davis" w:date="2026-04-22T21:28:00Z" w16du:dateUtc="2026-04-23T01:28:00Z">
        <w:r w:rsidRPr="004D0E2F">
          <w:rPr>
            <w:rFonts w:ascii="Aptos" w:eastAsiaTheme="majorEastAsia" w:hAnsi="Aptos" w:cs="Arial"/>
            <w:bCs/>
            <w:color w:val="010101" w:themeColor="text1"/>
            <w:sz w:val="20"/>
            <w:rPrChange w:id="293" w:author="Jeffrey Davis" w:date="2026-04-22T21:28:00Z" w16du:dateUtc="2026-04-23T01:28:00Z">
              <w:rPr>
                <w:rFonts w:ascii="Franklin Gothic Demi Cond" w:eastAsiaTheme="majorEastAsia" w:hAnsi="Franklin Gothic Demi Cond" w:cs="Arial"/>
                <w:bCs/>
                <w:color w:val="010101" w:themeColor="text1"/>
                <w:sz w:val="28"/>
              </w:rPr>
            </w:rPrChange>
          </w:rPr>
          <w:t>•  Maintained program schedule, budget, and executive stakeholder alignment</w:t>
        </w:r>
      </w:ins>
    </w:p>
    <w:p w14:paraId="5B35BC40" w14:textId="77777777" w:rsidR="004D0E2F" w:rsidRPr="004D0E2F" w:rsidRDefault="004D0E2F" w:rsidP="00D776CE">
      <w:pPr>
        <w:spacing w:afterLines="0" w:after="200" w:line="276" w:lineRule="auto"/>
        <w:contextualSpacing w:val="0"/>
        <w:rPr>
          <w:ins w:id="294" w:author="Jeffrey Davis" w:date="2026-04-22T21:28:00Z" w16du:dateUtc="2026-04-23T01:28:00Z"/>
          <w:rFonts w:ascii="Aptos" w:eastAsiaTheme="majorEastAsia" w:hAnsi="Aptos" w:cs="Arial"/>
          <w:bCs/>
          <w:color w:val="010101" w:themeColor="text1"/>
          <w:sz w:val="20"/>
          <w:rPrChange w:id="295" w:author="Jeffrey Davis" w:date="2026-04-22T21:28:00Z" w16du:dateUtc="2026-04-23T01:28:00Z">
            <w:rPr>
              <w:ins w:id="296" w:author="Jeffrey Davis" w:date="2026-04-22T21:28:00Z" w16du:dateUtc="2026-04-23T01:28:00Z"/>
              <w:rFonts w:ascii="Franklin Gothic Demi Cond" w:eastAsiaTheme="majorEastAsia" w:hAnsi="Franklin Gothic Demi Cond" w:cs="Arial"/>
              <w:bCs/>
              <w:color w:val="010101" w:themeColor="text1"/>
              <w:sz w:val="28"/>
            </w:rPr>
          </w:rPrChange>
        </w:rPr>
      </w:pPr>
      <w:ins w:id="297" w:author="Jeffrey Davis" w:date="2026-04-22T21:28:00Z" w16du:dateUtc="2026-04-23T01:28:00Z">
        <w:r w:rsidRPr="004D0E2F">
          <w:rPr>
            <w:rFonts w:ascii="Aptos" w:eastAsiaTheme="majorEastAsia" w:hAnsi="Aptos" w:cs="Arial"/>
            <w:bCs/>
            <w:color w:val="010101" w:themeColor="text1"/>
            <w:sz w:val="20"/>
            <w:rPrChange w:id="298" w:author="Jeffrey Davis" w:date="2026-04-22T21:28:00Z" w16du:dateUtc="2026-04-23T01:28:00Z">
              <w:rPr>
                <w:rFonts w:ascii="Franklin Gothic Demi Cond" w:eastAsiaTheme="majorEastAsia" w:hAnsi="Franklin Gothic Demi Cond" w:cs="Arial"/>
                <w:bCs/>
                <w:color w:val="010101" w:themeColor="text1"/>
                <w:sz w:val="28"/>
              </w:rPr>
            </w:rPrChange>
          </w:rPr>
          <w:t>Business/Technology Value</w:t>
        </w:r>
      </w:ins>
    </w:p>
    <w:p w14:paraId="5607F55C" w14:textId="77777777" w:rsidR="004D0E2F" w:rsidRPr="004D0E2F" w:rsidRDefault="004D0E2F" w:rsidP="00D776CE">
      <w:pPr>
        <w:spacing w:afterLines="0" w:after="200" w:line="276" w:lineRule="auto"/>
        <w:contextualSpacing w:val="0"/>
        <w:rPr>
          <w:ins w:id="299" w:author="Jeffrey Davis" w:date="2026-04-22T21:28:00Z" w16du:dateUtc="2026-04-23T01:28:00Z"/>
          <w:rFonts w:ascii="Aptos" w:eastAsiaTheme="majorEastAsia" w:hAnsi="Aptos" w:cs="Arial"/>
          <w:bCs/>
          <w:color w:val="010101" w:themeColor="text1"/>
          <w:sz w:val="20"/>
          <w:rPrChange w:id="300" w:author="Jeffrey Davis" w:date="2026-04-22T21:28:00Z" w16du:dateUtc="2026-04-23T01:28:00Z">
            <w:rPr>
              <w:ins w:id="301" w:author="Jeffrey Davis" w:date="2026-04-22T21:28:00Z" w16du:dateUtc="2026-04-23T01:28:00Z"/>
              <w:rFonts w:ascii="Franklin Gothic Demi Cond" w:eastAsiaTheme="majorEastAsia" w:hAnsi="Franklin Gothic Demi Cond" w:cs="Arial"/>
              <w:bCs/>
              <w:color w:val="010101" w:themeColor="text1"/>
              <w:sz w:val="28"/>
            </w:rPr>
          </w:rPrChange>
        </w:rPr>
      </w:pPr>
      <w:ins w:id="302" w:author="Jeffrey Davis" w:date="2026-04-22T21:28:00Z" w16du:dateUtc="2026-04-23T01:28:00Z">
        <w:r w:rsidRPr="004D0E2F">
          <w:rPr>
            <w:rFonts w:ascii="Aptos" w:eastAsiaTheme="majorEastAsia" w:hAnsi="Aptos" w:cs="Arial"/>
            <w:bCs/>
            <w:color w:val="010101" w:themeColor="text1"/>
            <w:sz w:val="20"/>
            <w:rPrChange w:id="303" w:author="Jeffrey Davis" w:date="2026-04-22T21:28:00Z" w16du:dateUtc="2026-04-23T01:28:00Z">
              <w:rPr>
                <w:rFonts w:ascii="Franklin Gothic Demi Cond" w:eastAsiaTheme="majorEastAsia" w:hAnsi="Franklin Gothic Demi Cond" w:cs="Arial"/>
                <w:bCs/>
                <w:color w:val="010101" w:themeColor="text1"/>
                <w:sz w:val="28"/>
              </w:rPr>
            </w:rPrChange>
          </w:rPr>
          <w:t>•  Delivered on-time $8M+ program spanning 17 countries</w:t>
        </w:r>
      </w:ins>
    </w:p>
    <w:p w14:paraId="20FC3A28" w14:textId="77777777" w:rsidR="004D0E2F" w:rsidRPr="004D0E2F" w:rsidRDefault="004D0E2F" w:rsidP="00D776CE">
      <w:pPr>
        <w:spacing w:afterLines="0" w:after="200" w:line="276" w:lineRule="auto"/>
        <w:contextualSpacing w:val="0"/>
        <w:rPr>
          <w:ins w:id="304" w:author="Jeffrey Davis" w:date="2026-04-22T21:28:00Z" w16du:dateUtc="2026-04-23T01:28:00Z"/>
          <w:rFonts w:ascii="Aptos" w:eastAsiaTheme="majorEastAsia" w:hAnsi="Aptos" w:cs="Arial"/>
          <w:bCs/>
          <w:color w:val="010101" w:themeColor="text1"/>
          <w:sz w:val="20"/>
          <w:rPrChange w:id="305" w:author="Jeffrey Davis" w:date="2026-04-22T21:28:00Z" w16du:dateUtc="2026-04-23T01:28:00Z">
            <w:rPr>
              <w:ins w:id="306" w:author="Jeffrey Davis" w:date="2026-04-22T21:28:00Z" w16du:dateUtc="2026-04-23T01:28:00Z"/>
              <w:rFonts w:ascii="Franklin Gothic Demi Cond" w:eastAsiaTheme="majorEastAsia" w:hAnsi="Franklin Gothic Demi Cond" w:cs="Arial"/>
              <w:bCs/>
              <w:color w:val="010101" w:themeColor="text1"/>
              <w:sz w:val="28"/>
            </w:rPr>
          </w:rPrChange>
        </w:rPr>
      </w:pPr>
      <w:ins w:id="307" w:author="Jeffrey Davis" w:date="2026-04-22T21:28:00Z" w16du:dateUtc="2026-04-23T01:28:00Z">
        <w:r w:rsidRPr="004D0E2F">
          <w:rPr>
            <w:rFonts w:ascii="Aptos" w:eastAsiaTheme="majorEastAsia" w:hAnsi="Aptos" w:cs="Arial"/>
            <w:bCs/>
            <w:color w:val="010101" w:themeColor="text1"/>
            <w:sz w:val="20"/>
            <w:rPrChange w:id="308" w:author="Jeffrey Davis" w:date="2026-04-22T21:28:00Z" w16du:dateUtc="2026-04-23T01:28:00Z">
              <w:rPr>
                <w:rFonts w:ascii="Franklin Gothic Demi Cond" w:eastAsiaTheme="majorEastAsia" w:hAnsi="Franklin Gothic Demi Cond" w:cs="Arial"/>
                <w:bCs/>
                <w:color w:val="010101" w:themeColor="text1"/>
                <w:sz w:val="28"/>
              </w:rPr>
            </w:rPrChange>
          </w:rPr>
          <w:t>•  Standardized Oracle EBS Financials and Supply Chain processes across Latin American operations</w:t>
        </w:r>
      </w:ins>
    </w:p>
    <w:p w14:paraId="1EEABB2E" w14:textId="77777777" w:rsidR="004D0E2F" w:rsidRPr="004D0E2F" w:rsidRDefault="004D0E2F" w:rsidP="00D776CE">
      <w:pPr>
        <w:spacing w:afterLines="0" w:after="200" w:line="276" w:lineRule="auto"/>
        <w:contextualSpacing w:val="0"/>
        <w:rPr>
          <w:ins w:id="309" w:author="Jeffrey Davis" w:date="2026-04-22T21:28:00Z" w16du:dateUtc="2026-04-23T01:28:00Z"/>
          <w:rFonts w:ascii="Aptos" w:eastAsiaTheme="majorEastAsia" w:hAnsi="Aptos" w:cs="Arial"/>
          <w:bCs/>
          <w:color w:val="010101" w:themeColor="text1"/>
          <w:sz w:val="20"/>
          <w:rPrChange w:id="310" w:author="Jeffrey Davis" w:date="2026-04-22T21:28:00Z" w16du:dateUtc="2026-04-23T01:28:00Z">
            <w:rPr>
              <w:ins w:id="311" w:author="Jeffrey Davis" w:date="2026-04-22T21:28:00Z" w16du:dateUtc="2026-04-23T01:28:00Z"/>
              <w:rFonts w:ascii="Franklin Gothic Demi Cond" w:eastAsiaTheme="majorEastAsia" w:hAnsi="Franklin Gothic Demi Cond" w:cs="Arial"/>
              <w:bCs/>
              <w:color w:val="010101" w:themeColor="text1"/>
              <w:sz w:val="28"/>
            </w:rPr>
          </w:rPrChange>
        </w:rPr>
      </w:pPr>
    </w:p>
    <w:p w14:paraId="6FD75CE4" w14:textId="77777777" w:rsidR="004D0E2F" w:rsidRPr="004D0E2F" w:rsidRDefault="004D0E2F" w:rsidP="00D776CE">
      <w:pPr>
        <w:spacing w:afterLines="0" w:after="200" w:line="276" w:lineRule="auto"/>
        <w:contextualSpacing w:val="0"/>
        <w:rPr>
          <w:ins w:id="312" w:author="Jeffrey Davis" w:date="2026-04-22T21:28:00Z" w16du:dateUtc="2026-04-23T01:28:00Z"/>
          <w:rFonts w:ascii="Aptos" w:eastAsiaTheme="majorEastAsia" w:hAnsi="Aptos" w:cs="Arial"/>
          <w:bCs/>
          <w:color w:val="010101" w:themeColor="text1"/>
          <w:sz w:val="20"/>
          <w:rPrChange w:id="313" w:author="Jeffrey Davis" w:date="2026-04-22T21:28:00Z" w16du:dateUtc="2026-04-23T01:28:00Z">
            <w:rPr>
              <w:ins w:id="314" w:author="Jeffrey Davis" w:date="2026-04-22T21:28:00Z" w16du:dateUtc="2026-04-23T01:28:00Z"/>
              <w:rFonts w:ascii="Franklin Gothic Demi Cond" w:eastAsiaTheme="majorEastAsia" w:hAnsi="Franklin Gothic Demi Cond" w:cs="Arial"/>
              <w:bCs/>
              <w:color w:val="010101" w:themeColor="text1"/>
              <w:sz w:val="28"/>
            </w:rPr>
          </w:rPrChange>
        </w:rPr>
      </w:pPr>
      <w:ins w:id="315" w:author="Jeffrey Davis" w:date="2026-04-22T21:28:00Z" w16du:dateUtc="2026-04-23T01:28:00Z">
        <w:r w:rsidRPr="004D0E2F">
          <w:rPr>
            <w:rFonts w:ascii="Aptos" w:eastAsiaTheme="majorEastAsia" w:hAnsi="Aptos" w:cs="Arial"/>
            <w:bCs/>
            <w:color w:val="010101" w:themeColor="text1"/>
            <w:sz w:val="20"/>
            <w:rPrChange w:id="316" w:author="Jeffrey Davis" w:date="2026-04-22T21:28:00Z" w16du:dateUtc="2026-04-23T01:28:00Z">
              <w:rPr>
                <w:rFonts w:ascii="Franklin Gothic Demi Cond" w:eastAsiaTheme="majorEastAsia" w:hAnsi="Franklin Gothic Demi Cond" w:cs="Arial"/>
                <w:bCs/>
                <w:color w:val="010101" w:themeColor="text1"/>
                <w:sz w:val="28"/>
              </w:rPr>
            </w:rPrChange>
          </w:rPr>
          <w:t>CLIENT: Large High-Volume Apparel Company - Acquisition Integration   |   Program Manager   |   Nov 2014 - Nov 2015   |   Budget: $4M</w:t>
        </w:r>
      </w:ins>
    </w:p>
    <w:p w14:paraId="6A8B0E35" w14:textId="77777777" w:rsidR="004D0E2F" w:rsidRPr="004D0E2F" w:rsidRDefault="004D0E2F" w:rsidP="00D776CE">
      <w:pPr>
        <w:spacing w:afterLines="0" w:after="200" w:line="276" w:lineRule="auto"/>
        <w:contextualSpacing w:val="0"/>
        <w:rPr>
          <w:ins w:id="317" w:author="Jeffrey Davis" w:date="2026-04-22T21:28:00Z" w16du:dateUtc="2026-04-23T01:28:00Z"/>
          <w:rFonts w:ascii="Aptos" w:eastAsiaTheme="majorEastAsia" w:hAnsi="Aptos" w:cs="Arial"/>
          <w:bCs/>
          <w:color w:val="010101" w:themeColor="text1"/>
          <w:sz w:val="20"/>
          <w:rPrChange w:id="318" w:author="Jeffrey Davis" w:date="2026-04-22T21:28:00Z" w16du:dateUtc="2026-04-23T01:28:00Z">
            <w:rPr>
              <w:ins w:id="319" w:author="Jeffrey Davis" w:date="2026-04-22T21:28:00Z" w16du:dateUtc="2026-04-23T01:28:00Z"/>
              <w:rFonts w:ascii="Franklin Gothic Demi Cond" w:eastAsiaTheme="majorEastAsia" w:hAnsi="Franklin Gothic Demi Cond" w:cs="Arial"/>
              <w:bCs/>
              <w:color w:val="010101" w:themeColor="text1"/>
              <w:sz w:val="28"/>
            </w:rPr>
          </w:rPrChange>
        </w:rPr>
      </w:pPr>
      <w:ins w:id="320" w:author="Jeffrey Davis" w:date="2026-04-22T21:28:00Z" w16du:dateUtc="2026-04-23T01:28:00Z">
        <w:r w:rsidRPr="004D0E2F">
          <w:rPr>
            <w:rFonts w:ascii="Aptos" w:eastAsiaTheme="majorEastAsia" w:hAnsi="Aptos" w:cs="Arial"/>
            <w:bCs/>
            <w:color w:val="010101" w:themeColor="text1"/>
            <w:sz w:val="20"/>
            <w:rPrChange w:id="321" w:author="Jeffrey Davis" w:date="2026-04-22T21:28:00Z" w16du:dateUtc="2026-04-23T01:28:00Z">
              <w:rPr>
                <w:rFonts w:ascii="Franklin Gothic Demi Cond" w:eastAsiaTheme="majorEastAsia" w:hAnsi="Franklin Gothic Demi Cond" w:cs="Arial"/>
                <w:bCs/>
                <w:color w:val="010101" w:themeColor="text1"/>
                <w:sz w:val="28"/>
              </w:rPr>
            </w:rPrChange>
          </w:rPr>
          <w:t>Served as Program Manager for a five-project acquisition integration program integrating a newly acquired company into the parent company's Oracle Supply Chain applications. Go-Live November 2015.</w:t>
        </w:r>
      </w:ins>
    </w:p>
    <w:p w14:paraId="5C3447AB" w14:textId="77777777" w:rsidR="004D0E2F" w:rsidRPr="004D0E2F" w:rsidRDefault="004D0E2F" w:rsidP="00D776CE">
      <w:pPr>
        <w:spacing w:afterLines="0" w:after="200" w:line="276" w:lineRule="auto"/>
        <w:contextualSpacing w:val="0"/>
        <w:rPr>
          <w:ins w:id="322" w:author="Jeffrey Davis" w:date="2026-04-22T21:28:00Z" w16du:dateUtc="2026-04-23T01:28:00Z"/>
          <w:rFonts w:ascii="Aptos" w:eastAsiaTheme="majorEastAsia" w:hAnsi="Aptos" w:cs="Arial"/>
          <w:bCs/>
          <w:color w:val="010101" w:themeColor="text1"/>
          <w:sz w:val="20"/>
          <w:rPrChange w:id="323" w:author="Jeffrey Davis" w:date="2026-04-22T21:28:00Z" w16du:dateUtc="2026-04-23T01:28:00Z">
            <w:rPr>
              <w:ins w:id="324" w:author="Jeffrey Davis" w:date="2026-04-22T21:28:00Z" w16du:dateUtc="2026-04-23T01:28:00Z"/>
              <w:rFonts w:ascii="Franklin Gothic Demi Cond" w:eastAsiaTheme="majorEastAsia" w:hAnsi="Franklin Gothic Demi Cond" w:cs="Arial"/>
              <w:bCs/>
              <w:color w:val="010101" w:themeColor="text1"/>
              <w:sz w:val="28"/>
            </w:rPr>
          </w:rPrChange>
        </w:rPr>
      </w:pPr>
      <w:ins w:id="325" w:author="Jeffrey Davis" w:date="2026-04-22T21:28:00Z" w16du:dateUtc="2026-04-23T01:28:00Z">
        <w:r w:rsidRPr="004D0E2F">
          <w:rPr>
            <w:rFonts w:ascii="Aptos" w:eastAsiaTheme="majorEastAsia" w:hAnsi="Aptos" w:cs="Arial"/>
            <w:bCs/>
            <w:color w:val="010101" w:themeColor="text1"/>
            <w:sz w:val="20"/>
            <w:rPrChange w:id="326" w:author="Jeffrey Davis" w:date="2026-04-22T21:28:00Z" w16du:dateUtc="2026-04-23T01:28:00Z">
              <w:rPr>
                <w:rFonts w:ascii="Franklin Gothic Demi Cond" w:eastAsiaTheme="majorEastAsia" w:hAnsi="Franklin Gothic Demi Cond" w:cs="Arial"/>
                <w:bCs/>
                <w:color w:val="010101" w:themeColor="text1"/>
                <w:sz w:val="28"/>
              </w:rPr>
            </w:rPrChange>
          </w:rPr>
          <w:t>Responsibilities:</w:t>
        </w:r>
      </w:ins>
    </w:p>
    <w:p w14:paraId="2519BD39" w14:textId="77777777" w:rsidR="004D0E2F" w:rsidRPr="004D0E2F" w:rsidRDefault="004D0E2F" w:rsidP="00D776CE">
      <w:pPr>
        <w:spacing w:afterLines="0" w:after="200" w:line="276" w:lineRule="auto"/>
        <w:contextualSpacing w:val="0"/>
        <w:rPr>
          <w:ins w:id="327" w:author="Jeffrey Davis" w:date="2026-04-22T21:28:00Z" w16du:dateUtc="2026-04-23T01:28:00Z"/>
          <w:rFonts w:ascii="Aptos" w:eastAsiaTheme="majorEastAsia" w:hAnsi="Aptos" w:cs="Arial"/>
          <w:bCs/>
          <w:color w:val="010101" w:themeColor="text1"/>
          <w:sz w:val="20"/>
          <w:rPrChange w:id="328" w:author="Jeffrey Davis" w:date="2026-04-22T21:28:00Z" w16du:dateUtc="2026-04-23T01:28:00Z">
            <w:rPr>
              <w:ins w:id="329" w:author="Jeffrey Davis" w:date="2026-04-22T21:28:00Z" w16du:dateUtc="2026-04-23T01:28:00Z"/>
              <w:rFonts w:ascii="Franklin Gothic Demi Cond" w:eastAsiaTheme="majorEastAsia" w:hAnsi="Franklin Gothic Demi Cond" w:cs="Arial"/>
              <w:bCs/>
              <w:color w:val="010101" w:themeColor="text1"/>
              <w:sz w:val="28"/>
            </w:rPr>
          </w:rPrChange>
        </w:rPr>
      </w:pPr>
      <w:ins w:id="330" w:author="Jeffrey Davis" w:date="2026-04-22T21:28:00Z" w16du:dateUtc="2026-04-23T01:28:00Z">
        <w:r w:rsidRPr="004D0E2F">
          <w:rPr>
            <w:rFonts w:ascii="Aptos" w:eastAsiaTheme="majorEastAsia" w:hAnsi="Aptos" w:cs="Arial"/>
            <w:bCs/>
            <w:color w:val="010101" w:themeColor="text1"/>
            <w:sz w:val="20"/>
            <w:rPrChange w:id="331" w:author="Jeffrey Davis" w:date="2026-04-22T21:28:00Z" w16du:dateUtc="2026-04-23T01:28:00Z">
              <w:rPr>
                <w:rFonts w:ascii="Franklin Gothic Demi Cond" w:eastAsiaTheme="majorEastAsia" w:hAnsi="Franklin Gothic Demi Cond" w:cs="Arial"/>
                <w:bCs/>
                <w:color w:val="010101" w:themeColor="text1"/>
                <w:sz w:val="28"/>
              </w:rPr>
            </w:rPrChange>
          </w:rPr>
          <w:t>•  Managed five concurrent workstreams across Finance, Supply Chain, and systems integration</w:t>
        </w:r>
      </w:ins>
    </w:p>
    <w:p w14:paraId="3EA0DD88" w14:textId="77777777" w:rsidR="004D0E2F" w:rsidRPr="004D0E2F" w:rsidRDefault="004D0E2F" w:rsidP="00D776CE">
      <w:pPr>
        <w:spacing w:afterLines="0" w:after="200" w:line="276" w:lineRule="auto"/>
        <w:contextualSpacing w:val="0"/>
        <w:rPr>
          <w:ins w:id="332" w:author="Jeffrey Davis" w:date="2026-04-22T21:28:00Z" w16du:dateUtc="2026-04-23T01:28:00Z"/>
          <w:rFonts w:ascii="Aptos" w:eastAsiaTheme="majorEastAsia" w:hAnsi="Aptos" w:cs="Arial"/>
          <w:bCs/>
          <w:color w:val="010101" w:themeColor="text1"/>
          <w:sz w:val="20"/>
          <w:rPrChange w:id="333" w:author="Jeffrey Davis" w:date="2026-04-22T21:28:00Z" w16du:dateUtc="2026-04-23T01:28:00Z">
            <w:rPr>
              <w:ins w:id="334" w:author="Jeffrey Davis" w:date="2026-04-22T21:28:00Z" w16du:dateUtc="2026-04-23T01:28:00Z"/>
              <w:rFonts w:ascii="Franklin Gothic Demi Cond" w:eastAsiaTheme="majorEastAsia" w:hAnsi="Franklin Gothic Demi Cond" w:cs="Arial"/>
              <w:bCs/>
              <w:color w:val="010101" w:themeColor="text1"/>
              <w:sz w:val="28"/>
            </w:rPr>
          </w:rPrChange>
        </w:rPr>
      </w:pPr>
      <w:ins w:id="335" w:author="Jeffrey Davis" w:date="2026-04-22T21:28:00Z" w16du:dateUtc="2026-04-23T01:28:00Z">
        <w:r w:rsidRPr="004D0E2F">
          <w:rPr>
            <w:rFonts w:ascii="Aptos" w:eastAsiaTheme="majorEastAsia" w:hAnsi="Aptos" w:cs="Arial"/>
            <w:bCs/>
            <w:color w:val="010101" w:themeColor="text1"/>
            <w:sz w:val="20"/>
            <w:rPrChange w:id="336" w:author="Jeffrey Davis" w:date="2026-04-22T21:28:00Z" w16du:dateUtc="2026-04-23T01:28:00Z">
              <w:rPr>
                <w:rFonts w:ascii="Franklin Gothic Demi Cond" w:eastAsiaTheme="majorEastAsia" w:hAnsi="Franklin Gothic Demi Cond" w:cs="Arial"/>
                <w:bCs/>
                <w:color w:val="010101" w:themeColor="text1"/>
                <w:sz w:val="28"/>
              </w:rPr>
            </w:rPrChange>
          </w:rPr>
          <w:t>•  Coordinated integration of acquired company's operations into parent ERP environment</w:t>
        </w:r>
      </w:ins>
    </w:p>
    <w:p w14:paraId="3484378A" w14:textId="77777777" w:rsidR="004D0E2F" w:rsidRPr="004D0E2F" w:rsidRDefault="004D0E2F" w:rsidP="00D776CE">
      <w:pPr>
        <w:spacing w:afterLines="0" w:after="200" w:line="276" w:lineRule="auto"/>
        <w:contextualSpacing w:val="0"/>
        <w:rPr>
          <w:ins w:id="337" w:author="Jeffrey Davis" w:date="2026-04-22T21:28:00Z" w16du:dateUtc="2026-04-23T01:28:00Z"/>
          <w:rFonts w:ascii="Aptos" w:eastAsiaTheme="majorEastAsia" w:hAnsi="Aptos" w:cs="Arial"/>
          <w:bCs/>
          <w:color w:val="010101" w:themeColor="text1"/>
          <w:sz w:val="20"/>
          <w:rPrChange w:id="338" w:author="Jeffrey Davis" w:date="2026-04-22T21:28:00Z" w16du:dateUtc="2026-04-23T01:28:00Z">
            <w:rPr>
              <w:ins w:id="339" w:author="Jeffrey Davis" w:date="2026-04-22T21:28:00Z" w16du:dateUtc="2026-04-23T01:28:00Z"/>
              <w:rFonts w:ascii="Franklin Gothic Demi Cond" w:eastAsiaTheme="majorEastAsia" w:hAnsi="Franklin Gothic Demi Cond" w:cs="Arial"/>
              <w:bCs/>
              <w:color w:val="010101" w:themeColor="text1"/>
              <w:sz w:val="28"/>
            </w:rPr>
          </w:rPrChange>
        </w:rPr>
      </w:pPr>
      <w:ins w:id="340" w:author="Jeffrey Davis" w:date="2026-04-22T21:28:00Z" w16du:dateUtc="2026-04-23T01:28:00Z">
        <w:r w:rsidRPr="004D0E2F">
          <w:rPr>
            <w:rFonts w:ascii="Aptos" w:eastAsiaTheme="majorEastAsia" w:hAnsi="Aptos" w:cs="Arial"/>
            <w:bCs/>
            <w:color w:val="010101" w:themeColor="text1"/>
            <w:sz w:val="20"/>
            <w:rPrChange w:id="341" w:author="Jeffrey Davis" w:date="2026-04-22T21:28:00Z" w16du:dateUtc="2026-04-23T01:28:00Z">
              <w:rPr>
                <w:rFonts w:ascii="Franklin Gothic Demi Cond" w:eastAsiaTheme="majorEastAsia" w:hAnsi="Franklin Gothic Demi Cond" w:cs="Arial"/>
                <w:bCs/>
                <w:color w:val="010101" w:themeColor="text1"/>
                <w:sz w:val="28"/>
              </w:rPr>
            </w:rPrChange>
          </w:rPr>
          <w:t>Business/Technology Value</w:t>
        </w:r>
      </w:ins>
    </w:p>
    <w:p w14:paraId="4DAE1809" w14:textId="77777777" w:rsidR="004D0E2F" w:rsidRPr="004D0E2F" w:rsidRDefault="004D0E2F" w:rsidP="00D776CE">
      <w:pPr>
        <w:spacing w:afterLines="0" w:after="200" w:line="276" w:lineRule="auto"/>
        <w:contextualSpacing w:val="0"/>
        <w:rPr>
          <w:ins w:id="342" w:author="Jeffrey Davis" w:date="2026-04-22T21:28:00Z" w16du:dateUtc="2026-04-23T01:28:00Z"/>
          <w:rFonts w:ascii="Aptos" w:eastAsiaTheme="majorEastAsia" w:hAnsi="Aptos" w:cs="Arial"/>
          <w:bCs/>
          <w:color w:val="010101" w:themeColor="text1"/>
          <w:sz w:val="20"/>
          <w:rPrChange w:id="343" w:author="Jeffrey Davis" w:date="2026-04-22T21:28:00Z" w16du:dateUtc="2026-04-23T01:28:00Z">
            <w:rPr>
              <w:ins w:id="344" w:author="Jeffrey Davis" w:date="2026-04-22T21:28:00Z" w16du:dateUtc="2026-04-23T01:28:00Z"/>
              <w:rFonts w:ascii="Franklin Gothic Demi Cond" w:eastAsiaTheme="majorEastAsia" w:hAnsi="Franklin Gothic Demi Cond" w:cs="Arial"/>
              <w:bCs/>
              <w:color w:val="010101" w:themeColor="text1"/>
              <w:sz w:val="28"/>
            </w:rPr>
          </w:rPrChange>
        </w:rPr>
      </w:pPr>
      <w:ins w:id="345" w:author="Jeffrey Davis" w:date="2026-04-22T21:28:00Z" w16du:dateUtc="2026-04-23T01:28:00Z">
        <w:r w:rsidRPr="004D0E2F">
          <w:rPr>
            <w:rFonts w:ascii="Aptos" w:eastAsiaTheme="majorEastAsia" w:hAnsi="Aptos" w:cs="Arial"/>
            <w:bCs/>
            <w:color w:val="010101" w:themeColor="text1"/>
            <w:sz w:val="20"/>
            <w:rPrChange w:id="346" w:author="Jeffrey Davis" w:date="2026-04-22T21:28:00Z" w16du:dateUtc="2026-04-23T01:28:00Z">
              <w:rPr>
                <w:rFonts w:ascii="Franklin Gothic Demi Cond" w:eastAsiaTheme="majorEastAsia" w:hAnsi="Franklin Gothic Demi Cond" w:cs="Arial"/>
                <w:bCs/>
                <w:color w:val="010101" w:themeColor="text1"/>
                <w:sz w:val="28"/>
              </w:rPr>
            </w:rPrChange>
          </w:rPr>
          <w:t>•  On-time delivery of five-project acquisition integration at $4M budget</w:t>
        </w:r>
      </w:ins>
    </w:p>
    <w:p w14:paraId="7BA9BB02" w14:textId="77777777" w:rsidR="004D0E2F" w:rsidRPr="004D0E2F" w:rsidRDefault="004D0E2F" w:rsidP="00D776CE">
      <w:pPr>
        <w:spacing w:afterLines="0" w:after="200" w:line="276" w:lineRule="auto"/>
        <w:contextualSpacing w:val="0"/>
        <w:rPr>
          <w:ins w:id="347" w:author="Jeffrey Davis" w:date="2026-04-22T21:28:00Z" w16du:dateUtc="2026-04-23T01:28:00Z"/>
          <w:rFonts w:ascii="Aptos" w:eastAsiaTheme="majorEastAsia" w:hAnsi="Aptos" w:cs="Arial"/>
          <w:bCs/>
          <w:color w:val="010101" w:themeColor="text1"/>
          <w:sz w:val="20"/>
          <w:rPrChange w:id="348" w:author="Jeffrey Davis" w:date="2026-04-22T21:28:00Z" w16du:dateUtc="2026-04-23T01:28:00Z">
            <w:rPr>
              <w:ins w:id="349" w:author="Jeffrey Davis" w:date="2026-04-22T21:28:00Z" w16du:dateUtc="2026-04-23T01:28:00Z"/>
              <w:rFonts w:ascii="Franklin Gothic Demi Cond" w:eastAsiaTheme="majorEastAsia" w:hAnsi="Franklin Gothic Demi Cond" w:cs="Arial"/>
              <w:bCs/>
              <w:color w:val="010101" w:themeColor="text1"/>
              <w:sz w:val="28"/>
            </w:rPr>
          </w:rPrChange>
        </w:rPr>
      </w:pPr>
    </w:p>
    <w:p w14:paraId="541031AC" w14:textId="77777777" w:rsidR="004D0E2F" w:rsidRPr="004D0E2F" w:rsidRDefault="004D0E2F" w:rsidP="00D776CE">
      <w:pPr>
        <w:spacing w:afterLines="0" w:after="200" w:line="276" w:lineRule="auto"/>
        <w:contextualSpacing w:val="0"/>
        <w:rPr>
          <w:ins w:id="350" w:author="Jeffrey Davis" w:date="2026-04-22T21:28:00Z" w16du:dateUtc="2026-04-23T01:28:00Z"/>
          <w:rFonts w:ascii="Aptos" w:eastAsiaTheme="majorEastAsia" w:hAnsi="Aptos" w:cs="Arial"/>
          <w:bCs/>
          <w:color w:val="010101" w:themeColor="text1"/>
          <w:sz w:val="20"/>
          <w:rPrChange w:id="351" w:author="Jeffrey Davis" w:date="2026-04-22T21:28:00Z" w16du:dateUtc="2026-04-23T01:28:00Z">
            <w:rPr>
              <w:ins w:id="352" w:author="Jeffrey Davis" w:date="2026-04-22T21:28:00Z" w16du:dateUtc="2026-04-23T01:28:00Z"/>
              <w:rFonts w:ascii="Franklin Gothic Demi Cond" w:eastAsiaTheme="majorEastAsia" w:hAnsi="Franklin Gothic Demi Cond" w:cs="Arial"/>
              <w:bCs/>
              <w:color w:val="010101" w:themeColor="text1"/>
              <w:sz w:val="28"/>
            </w:rPr>
          </w:rPrChange>
        </w:rPr>
      </w:pPr>
      <w:ins w:id="353" w:author="Jeffrey Davis" w:date="2026-04-22T21:28:00Z" w16du:dateUtc="2026-04-23T01:28:00Z">
        <w:r w:rsidRPr="004D0E2F">
          <w:rPr>
            <w:rFonts w:ascii="Aptos" w:eastAsiaTheme="majorEastAsia" w:hAnsi="Aptos" w:cs="Arial"/>
            <w:bCs/>
            <w:color w:val="010101" w:themeColor="text1"/>
            <w:sz w:val="20"/>
            <w:rPrChange w:id="354" w:author="Jeffrey Davis" w:date="2026-04-22T21:28:00Z" w16du:dateUtc="2026-04-23T01:28:00Z">
              <w:rPr>
                <w:rFonts w:ascii="Franklin Gothic Demi Cond" w:eastAsiaTheme="majorEastAsia" w:hAnsi="Franklin Gothic Demi Cond" w:cs="Arial"/>
                <w:bCs/>
                <w:color w:val="010101" w:themeColor="text1"/>
                <w:sz w:val="28"/>
              </w:rPr>
            </w:rPrChange>
          </w:rPr>
          <w:t>CLIENT: Major Distributor - Oil &amp; Gas Industry   |   Program Manager   |   Jul 2015 - May 2016   |   Budget: $2.5M</w:t>
        </w:r>
      </w:ins>
    </w:p>
    <w:p w14:paraId="683C3DC1" w14:textId="77777777" w:rsidR="004D0E2F" w:rsidRPr="004D0E2F" w:rsidRDefault="004D0E2F" w:rsidP="00D776CE">
      <w:pPr>
        <w:spacing w:afterLines="0" w:after="200" w:line="276" w:lineRule="auto"/>
        <w:contextualSpacing w:val="0"/>
        <w:rPr>
          <w:ins w:id="355" w:author="Jeffrey Davis" w:date="2026-04-22T21:28:00Z" w16du:dateUtc="2026-04-23T01:28:00Z"/>
          <w:rFonts w:ascii="Aptos" w:eastAsiaTheme="majorEastAsia" w:hAnsi="Aptos" w:cs="Arial"/>
          <w:bCs/>
          <w:color w:val="010101" w:themeColor="text1"/>
          <w:sz w:val="20"/>
          <w:rPrChange w:id="356" w:author="Jeffrey Davis" w:date="2026-04-22T21:28:00Z" w16du:dateUtc="2026-04-23T01:28:00Z">
            <w:rPr>
              <w:ins w:id="357" w:author="Jeffrey Davis" w:date="2026-04-22T21:28:00Z" w16du:dateUtc="2026-04-23T01:28:00Z"/>
              <w:rFonts w:ascii="Franklin Gothic Demi Cond" w:eastAsiaTheme="majorEastAsia" w:hAnsi="Franklin Gothic Demi Cond" w:cs="Arial"/>
              <w:bCs/>
              <w:color w:val="010101" w:themeColor="text1"/>
              <w:sz w:val="28"/>
            </w:rPr>
          </w:rPrChange>
        </w:rPr>
      </w:pPr>
      <w:ins w:id="358" w:author="Jeffrey Davis" w:date="2026-04-22T21:28:00Z" w16du:dateUtc="2026-04-23T01:28:00Z">
        <w:r w:rsidRPr="004D0E2F">
          <w:rPr>
            <w:rFonts w:ascii="Aptos" w:eastAsiaTheme="majorEastAsia" w:hAnsi="Aptos" w:cs="Arial"/>
            <w:bCs/>
            <w:color w:val="010101" w:themeColor="text1"/>
            <w:sz w:val="20"/>
            <w:rPrChange w:id="359" w:author="Jeffrey Davis" w:date="2026-04-22T21:28:00Z" w16du:dateUtc="2026-04-23T01:28:00Z">
              <w:rPr>
                <w:rFonts w:ascii="Franklin Gothic Demi Cond" w:eastAsiaTheme="majorEastAsia" w:hAnsi="Franklin Gothic Demi Cond" w:cs="Arial"/>
                <w:bCs/>
                <w:color w:val="010101" w:themeColor="text1"/>
                <w:sz w:val="28"/>
              </w:rPr>
            </w:rPrChange>
          </w:rPr>
          <w:t>Oversaw full Oracle R12 Upgrade - Financials, Supply Chain, and Service modules plus large integration portfolio to external applications. Go-Live May 2016.</w:t>
        </w:r>
      </w:ins>
    </w:p>
    <w:p w14:paraId="0240FDAD" w14:textId="77777777" w:rsidR="004D0E2F" w:rsidRPr="004D0E2F" w:rsidRDefault="004D0E2F" w:rsidP="00D776CE">
      <w:pPr>
        <w:spacing w:afterLines="0" w:after="200" w:line="276" w:lineRule="auto"/>
        <w:contextualSpacing w:val="0"/>
        <w:rPr>
          <w:ins w:id="360" w:author="Jeffrey Davis" w:date="2026-04-22T21:28:00Z" w16du:dateUtc="2026-04-23T01:28:00Z"/>
          <w:rFonts w:ascii="Aptos" w:eastAsiaTheme="majorEastAsia" w:hAnsi="Aptos" w:cs="Arial"/>
          <w:bCs/>
          <w:color w:val="010101" w:themeColor="text1"/>
          <w:sz w:val="20"/>
          <w:rPrChange w:id="361" w:author="Jeffrey Davis" w:date="2026-04-22T21:28:00Z" w16du:dateUtc="2026-04-23T01:28:00Z">
            <w:rPr>
              <w:ins w:id="362" w:author="Jeffrey Davis" w:date="2026-04-22T21:28:00Z" w16du:dateUtc="2026-04-23T01:28:00Z"/>
              <w:rFonts w:ascii="Franklin Gothic Demi Cond" w:eastAsiaTheme="majorEastAsia" w:hAnsi="Franklin Gothic Demi Cond" w:cs="Arial"/>
              <w:bCs/>
              <w:color w:val="010101" w:themeColor="text1"/>
              <w:sz w:val="28"/>
            </w:rPr>
          </w:rPrChange>
        </w:rPr>
      </w:pPr>
      <w:ins w:id="363" w:author="Jeffrey Davis" w:date="2026-04-22T21:28:00Z" w16du:dateUtc="2026-04-23T01:28:00Z">
        <w:r w:rsidRPr="004D0E2F">
          <w:rPr>
            <w:rFonts w:ascii="Aptos" w:eastAsiaTheme="majorEastAsia" w:hAnsi="Aptos" w:cs="Arial"/>
            <w:bCs/>
            <w:color w:val="010101" w:themeColor="text1"/>
            <w:sz w:val="20"/>
            <w:rPrChange w:id="364" w:author="Jeffrey Davis" w:date="2026-04-22T21:28:00Z" w16du:dateUtc="2026-04-23T01:28:00Z">
              <w:rPr>
                <w:rFonts w:ascii="Franklin Gothic Demi Cond" w:eastAsiaTheme="majorEastAsia" w:hAnsi="Franklin Gothic Demi Cond" w:cs="Arial"/>
                <w:bCs/>
                <w:color w:val="010101" w:themeColor="text1"/>
                <w:sz w:val="28"/>
              </w:rPr>
            </w:rPrChange>
          </w:rPr>
          <w:t>Business/Technology Value</w:t>
        </w:r>
      </w:ins>
    </w:p>
    <w:p w14:paraId="35E21024" w14:textId="77777777" w:rsidR="004D0E2F" w:rsidRPr="004D0E2F" w:rsidRDefault="004D0E2F" w:rsidP="00D776CE">
      <w:pPr>
        <w:spacing w:afterLines="0" w:after="200" w:line="276" w:lineRule="auto"/>
        <w:contextualSpacing w:val="0"/>
        <w:rPr>
          <w:ins w:id="365" w:author="Jeffrey Davis" w:date="2026-04-22T21:28:00Z" w16du:dateUtc="2026-04-23T01:28:00Z"/>
          <w:rFonts w:ascii="Aptos" w:eastAsiaTheme="majorEastAsia" w:hAnsi="Aptos" w:cs="Arial"/>
          <w:bCs/>
          <w:color w:val="010101" w:themeColor="text1"/>
          <w:sz w:val="20"/>
          <w:rPrChange w:id="366" w:author="Jeffrey Davis" w:date="2026-04-22T21:28:00Z" w16du:dateUtc="2026-04-23T01:28:00Z">
            <w:rPr>
              <w:ins w:id="367" w:author="Jeffrey Davis" w:date="2026-04-22T21:28:00Z" w16du:dateUtc="2026-04-23T01:28:00Z"/>
              <w:rFonts w:ascii="Franklin Gothic Demi Cond" w:eastAsiaTheme="majorEastAsia" w:hAnsi="Franklin Gothic Demi Cond" w:cs="Arial"/>
              <w:bCs/>
              <w:color w:val="010101" w:themeColor="text1"/>
              <w:sz w:val="28"/>
            </w:rPr>
          </w:rPrChange>
        </w:rPr>
      </w:pPr>
      <w:ins w:id="368" w:author="Jeffrey Davis" w:date="2026-04-22T21:28:00Z" w16du:dateUtc="2026-04-23T01:28:00Z">
        <w:r w:rsidRPr="004D0E2F">
          <w:rPr>
            <w:rFonts w:ascii="Aptos" w:eastAsiaTheme="majorEastAsia" w:hAnsi="Aptos" w:cs="Arial"/>
            <w:bCs/>
            <w:color w:val="010101" w:themeColor="text1"/>
            <w:sz w:val="20"/>
            <w:rPrChange w:id="369" w:author="Jeffrey Davis" w:date="2026-04-22T21:28:00Z" w16du:dateUtc="2026-04-23T01:28:00Z">
              <w:rPr>
                <w:rFonts w:ascii="Franklin Gothic Demi Cond" w:eastAsiaTheme="majorEastAsia" w:hAnsi="Franklin Gothic Demi Cond" w:cs="Arial"/>
                <w:bCs/>
                <w:color w:val="010101" w:themeColor="text1"/>
                <w:sz w:val="28"/>
              </w:rPr>
            </w:rPrChange>
          </w:rPr>
          <w:t>•  Delivered full R12 upgrade and integration portfolio on schedule at $2.5M</w:t>
        </w:r>
      </w:ins>
    </w:p>
    <w:p w14:paraId="466DABEB" w14:textId="77777777" w:rsidR="004D0E2F" w:rsidRPr="004D0E2F" w:rsidRDefault="004D0E2F" w:rsidP="00D776CE">
      <w:pPr>
        <w:spacing w:afterLines="0" w:after="200" w:line="276" w:lineRule="auto"/>
        <w:contextualSpacing w:val="0"/>
        <w:rPr>
          <w:ins w:id="370" w:author="Jeffrey Davis" w:date="2026-04-22T21:28:00Z" w16du:dateUtc="2026-04-23T01:28:00Z"/>
          <w:rFonts w:ascii="Aptos" w:eastAsiaTheme="majorEastAsia" w:hAnsi="Aptos" w:cs="Arial"/>
          <w:bCs/>
          <w:color w:val="010101" w:themeColor="text1"/>
          <w:sz w:val="20"/>
          <w:rPrChange w:id="371" w:author="Jeffrey Davis" w:date="2026-04-22T21:28:00Z" w16du:dateUtc="2026-04-23T01:28:00Z">
            <w:rPr>
              <w:ins w:id="372" w:author="Jeffrey Davis" w:date="2026-04-22T21:28:00Z" w16du:dateUtc="2026-04-23T01:28:00Z"/>
              <w:rFonts w:ascii="Franklin Gothic Demi Cond" w:eastAsiaTheme="majorEastAsia" w:hAnsi="Franklin Gothic Demi Cond" w:cs="Arial"/>
              <w:bCs/>
              <w:color w:val="010101" w:themeColor="text1"/>
              <w:sz w:val="28"/>
            </w:rPr>
          </w:rPrChange>
        </w:rPr>
      </w:pPr>
    </w:p>
    <w:p w14:paraId="366F1C96" w14:textId="77777777" w:rsidR="004D0E2F" w:rsidRPr="004D0E2F" w:rsidRDefault="004D0E2F" w:rsidP="00D776CE">
      <w:pPr>
        <w:spacing w:afterLines="0" w:after="200" w:line="276" w:lineRule="auto"/>
        <w:contextualSpacing w:val="0"/>
        <w:rPr>
          <w:ins w:id="373" w:author="Jeffrey Davis" w:date="2026-04-22T21:28:00Z" w16du:dateUtc="2026-04-23T01:28:00Z"/>
          <w:rFonts w:ascii="Aptos" w:eastAsiaTheme="majorEastAsia" w:hAnsi="Aptos" w:cs="Arial"/>
          <w:bCs/>
          <w:color w:val="010101" w:themeColor="text1"/>
          <w:sz w:val="20"/>
          <w:rPrChange w:id="374" w:author="Jeffrey Davis" w:date="2026-04-22T21:28:00Z" w16du:dateUtc="2026-04-23T01:28:00Z">
            <w:rPr>
              <w:ins w:id="375" w:author="Jeffrey Davis" w:date="2026-04-22T21:28:00Z" w16du:dateUtc="2026-04-23T01:28:00Z"/>
              <w:rFonts w:ascii="Franklin Gothic Demi Cond" w:eastAsiaTheme="majorEastAsia" w:hAnsi="Franklin Gothic Demi Cond" w:cs="Arial"/>
              <w:bCs/>
              <w:color w:val="010101" w:themeColor="text1"/>
              <w:sz w:val="28"/>
            </w:rPr>
          </w:rPrChange>
        </w:rPr>
      </w:pPr>
      <w:ins w:id="376" w:author="Jeffrey Davis" w:date="2026-04-22T21:28:00Z" w16du:dateUtc="2026-04-23T01:28:00Z">
        <w:r w:rsidRPr="004D0E2F">
          <w:rPr>
            <w:rFonts w:ascii="Aptos" w:eastAsiaTheme="majorEastAsia" w:hAnsi="Aptos" w:cs="Arial"/>
            <w:bCs/>
            <w:color w:val="010101" w:themeColor="text1"/>
            <w:sz w:val="20"/>
            <w:rPrChange w:id="377" w:author="Jeffrey Davis" w:date="2026-04-22T21:28:00Z" w16du:dateUtc="2026-04-23T01:28:00Z">
              <w:rPr>
                <w:rFonts w:ascii="Franklin Gothic Demi Cond" w:eastAsiaTheme="majorEastAsia" w:hAnsi="Franklin Gothic Demi Cond" w:cs="Arial"/>
                <w:bCs/>
                <w:color w:val="010101" w:themeColor="text1"/>
                <w:sz w:val="28"/>
              </w:rPr>
            </w:rPrChange>
          </w:rPr>
          <w:t>CLIENT: Perficient, Inc. - Global Oracle R12 Implementation   |   Senior Project Manager   |   May 2014 - Mar 2015   |   Budget: $2M</w:t>
        </w:r>
      </w:ins>
    </w:p>
    <w:p w14:paraId="5F75415C" w14:textId="77777777" w:rsidR="004D0E2F" w:rsidRPr="004D0E2F" w:rsidRDefault="004D0E2F" w:rsidP="00D776CE">
      <w:pPr>
        <w:spacing w:afterLines="0" w:after="200" w:line="276" w:lineRule="auto"/>
        <w:contextualSpacing w:val="0"/>
        <w:rPr>
          <w:ins w:id="378" w:author="Jeffrey Davis" w:date="2026-04-22T21:28:00Z" w16du:dateUtc="2026-04-23T01:28:00Z"/>
          <w:rFonts w:ascii="Aptos" w:eastAsiaTheme="majorEastAsia" w:hAnsi="Aptos" w:cs="Arial"/>
          <w:bCs/>
          <w:color w:val="010101" w:themeColor="text1"/>
          <w:sz w:val="20"/>
          <w:rPrChange w:id="379" w:author="Jeffrey Davis" w:date="2026-04-22T21:28:00Z" w16du:dateUtc="2026-04-23T01:28:00Z">
            <w:rPr>
              <w:ins w:id="380" w:author="Jeffrey Davis" w:date="2026-04-22T21:28:00Z" w16du:dateUtc="2026-04-23T01:28:00Z"/>
              <w:rFonts w:ascii="Franklin Gothic Demi Cond" w:eastAsiaTheme="majorEastAsia" w:hAnsi="Franklin Gothic Demi Cond" w:cs="Arial"/>
              <w:bCs/>
              <w:color w:val="010101" w:themeColor="text1"/>
              <w:sz w:val="28"/>
            </w:rPr>
          </w:rPrChange>
        </w:rPr>
      </w:pPr>
      <w:ins w:id="381" w:author="Jeffrey Davis" w:date="2026-04-22T21:28:00Z" w16du:dateUtc="2026-04-23T01:28:00Z">
        <w:r w:rsidRPr="004D0E2F">
          <w:rPr>
            <w:rFonts w:ascii="Aptos" w:eastAsiaTheme="majorEastAsia" w:hAnsi="Aptos" w:cs="Arial"/>
            <w:bCs/>
            <w:color w:val="010101" w:themeColor="text1"/>
            <w:sz w:val="20"/>
            <w:rPrChange w:id="382" w:author="Jeffrey Davis" w:date="2026-04-22T21:28:00Z" w16du:dateUtc="2026-04-23T01:28:00Z">
              <w:rPr>
                <w:rFonts w:ascii="Franklin Gothic Demi Cond" w:eastAsiaTheme="majorEastAsia" w:hAnsi="Franklin Gothic Demi Cond" w:cs="Arial"/>
                <w:bCs/>
                <w:color w:val="010101" w:themeColor="text1"/>
                <w:sz w:val="28"/>
              </w:rPr>
            </w:rPrChange>
          </w:rPr>
          <w:t>Led 20-person team delivering Perficient's global Oracle R12 implementation across US, Canada, China, and India. Interfaces with third-party service providers and internal applications. Go-Live July 2014.</w:t>
        </w:r>
      </w:ins>
    </w:p>
    <w:p w14:paraId="55BD16BB" w14:textId="77777777" w:rsidR="004D0E2F" w:rsidRPr="004D0E2F" w:rsidRDefault="004D0E2F" w:rsidP="00D776CE">
      <w:pPr>
        <w:spacing w:afterLines="0" w:after="200" w:line="276" w:lineRule="auto"/>
        <w:contextualSpacing w:val="0"/>
        <w:rPr>
          <w:ins w:id="383" w:author="Jeffrey Davis" w:date="2026-04-22T21:28:00Z" w16du:dateUtc="2026-04-23T01:28:00Z"/>
          <w:rFonts w:ascii="Aptos" w:eastAsiaTheme="majorEastAsia" w:hAnsi="Aptos" w:cs="Arial"/>
          <w:bCs/>
          <w:color w:val="010101" w:themeColor="text1"/>
          <w:sz w:val="20"/>
          <w:rPrChange w:id="384" w:author="Jeffrey Davis" w:date="2026-04-22T21:28:00Z" w16du:dateUtc="2026-04-23T01:28:00Z">
            <w:rPr>
              <w:ins w:id="385" w:author="Jeffrey Davis" w:date="2026-04-22T21:28:00Z" w16du:dateUtc="2026-04-23T01:28:00Z"/>
              <w:rFonts w:ascii="Franklin Gothic Demi Cond" w:eastAsiaTheme="majorEastAsia" w:hAnsi="Franklin Gothic Demi Cond" w:cs="Arial"/>
              <w:bCs/>
              <w:color w:val="010101" w:themeColor="text1"/>
              <w:sz w:val="28"/>
            </w:rPr>
          </w:rPrChange>
        </w:rPr>
      </w:pPr>
      <w:ins w:id="386" w:author="Jeffrey Davis" w:date="2026-04-22T21:28:00Z" w16du:dateUtc="2026-04-23T01:28:00Z">
        <w:r w:rsidRPr="004D0E2F">
          <w:rPr>
            <w:rFonts w:ascii="Aptos" w:eastAsiaTheme="majorEastAsia" w:hAnsi="Aptos" w:cs="Arial"/>
            <w:bCs/>
            <w:color w:val="010101" w:themeColor="text1"/>
            <w:sz w:val="20"/>
            <w:rPrChange w:id="387" w:author="Jeffrey Davis" w:date="2026-04-22T21:28:00Z" w16du:dateUtc="2026-04-23T01:28:00Z">
              <w:rPr>
                <w:rFonts w:ascii="Franklin Gothic Demi Cond" w:eastAsiaTheme="majorEastAsia" w:hAnsi="Franklin Gothic Demi Cond" w:cs="Arial"/>
                <w:bCs/>
                <w:color w:val="010101" w:themeColor="text1"/>
                <w:sz w:val="28"/>
              </w:rPr>
            </w:rPrChange>
          </w:rPr>
          <w:t>Business/Technology Value</w:t>
        </w:r>
      </w:ins>
    </w:p>
    <w:p w14:paraId="5DFD102C" w14:textId="77777777" w:rsidR="004D0E2F" w:rsidRPr="004D0E2F" w:rsidRDefault="004D0E2F" w:rsidP="00D776CE">
      <w:pPr>
        <w:spacing w:afterLines="0" w:after="200" w:line="276" w:lineRule="auto"/>
        <w:contextualSpacing w:val="0"/>
        <w:rPr>
          <w:ins w:id="388" w:author="Jeffrey Davis" w:date="2026-04-22T21:28:00Z" w16du:dateUtc="2026-04-23T01:28:00Z"/>
          <w:rFonts w:ascii="Aptos" w:eastAsiaTheme="majorEastAsia" w:hAnsi="Aptos" w:cs="Arial"/>
          <w:bCs/>
          <w:color w:val="010101" w:themeColor="text1"/>
          <w:sz w:val="20"/>
          <w:rPrChange w:id="389" w:author="Jeffrey Davis" w:date="2026-04-22T21:28:00Z" w16du:dateUtc="2026-04-23T01:28:00Z">
            <w:rPr>
              <w:ins w:id="390" w:author="Jeffrey Davis" w:date="2026-04-22T21:28:00Z" w16du:dateUtc="2026-04-23T01:28:00Z"/>
              <w:rFonts w:ascii="Franklin Gothic Demi Cond" w:eastAsiaTheme="majorEastAsia" w:hAnsi="Franklin Gothic Demi Cond" w:cs="Arial"/>
              <w:bCs/>
              <w:color w:val="010101" w:themeColor="text1"/>
              <w:sz w:val="28"/>
            </w:rPr>
          </w:rPrChange>
        </w:rPr>
      </w:pPr>
      <w:ins w:id="391" w:author="Jeffrey Davis" w:date="2026-04-22T21:28:00Z" w16du:dateUtc="2026-04-23T01:28:00Z">
        <w:r w:rsidRPr="004D0E2F">
          <w:rPr>
            <w:rFonts w:ascii="Aptos" w:eastAsiaTheme="majorEastAsia" w:hAnsi="Aptos" w:cs="Arial"/>
            <w:bCs/>
            <w:color w:val="010101" w:themeColor="text1"/>
            <w:sz w:val="20"/>
            <w:rPrChange w:id="392" w:author="Jeffrey Davis" w:date="2026-04-22T21:28:00Z" w16du:dateUtc="2026-04-23T01:28:00Z">
              <w:rPr>
                <w:rFonts w:ascii="Franklin Gothic Demi Cond" w:eastAsiaTheme="majorEastAsia" w:hAnsi="Franklin Gothic Demi Cond" w:cs="Arial"/>
                <w:bCs/>
                <w:color w:val="010101" w:themeColor="text1"/>
                <w:sz w:val="28"/>
              </w:rPr>
            </w:rPrChange>
          </w:rPr>
          <w:t>•  Delivered Perficient's global ERP platform on time and budget</w:t>
        </w:r>
      </w:ins>
    </w:p>
    <w:p w14:paraId="64281176" w14:textId="77777777" w:rsidR="004D0E2F" w:rsidRPr="004D0E2F" w:rsidRDefault="004D0E2F" w:rsidP="00D776CE">
      <w:pPr>
        <w:spacing w:afterLines="0" w:after="200" w:line="276" w:lineRule="auto"/>
        <w:contextualSpacing w:val="0"/>
        <w:rPr>
          <w:ins w:id="393" w:author="Jeffrey Davis" w:date="2026-04-22T21:28:00Z" w16du:dateUtc="2026-04-23T01:28:00Z"/>
          <w:rFonts w:ascii="Aptos" w:eastAsiaTheme="majorEastAsia" w:hAnsi="Aptos" w:cs="Arial"/>
          <w:bCs/>
          <w:color w:val="010101" w:themeColor="text1"/>
          <w:sz w:val="20"/>
          <w:rPrChange w:id="394" w:author="Jeffrey Davis" w:date="2026-04-22T21:28:00Z" w16du:dateUtc="2026-04-23T01:28:00Z">
            <w:rPr>
              <w:ins w:id="395" w:author="Jeffrey Davis" w:date="2026-04-22T21:28:00Z" w16du:dateUtc="2026-04-23T01:28:00Z"/>
              <w:rFonts w:ascii="Franklin Gothic Demi Cond" w:eastAsiaTheme="majorEastAsia" w:hAnsi="Franklin Gothic Demi Cond" w:cs="Arial"/>
              <w:bCs/>
              <w:color w:val="010101" w:themeColor="text1"/>
              <w:sz w:val="28"/>
            </w:rPr>
          </w:rPrChange>
        </w:rPr>
      </w:pPr>
      <w:ins w:id="396" w:author="Jeffrey Davis" w:date="2026-04-22T21:28:00Z" w16du:dateUtc="2026-04-23T01:28:00Z">
        <w:r w:rsidRPr="004D0E2F">
          <w:rPr>
            <w:rFonts w:ascii="Aptos" w:eastAsiaTheme="majorEastAsia" w:hAnsi="Aptos" w:cs="Arial"/>
            <w:bCs/>
            <w:color w:val="010101" w:themeColor="text1"/>
            <w:sz w:val="20"/>
            <w:rPrChange w:id="397" w:author="Jeffrey Davis" w:date="2026-04-22T21:28:00Z" w16du:dateUtc="2026-04-23T01:28:00Z">
              <w:rPr>
                <w:rFonts w:ascii="Franklin Gothic Demi Cond" w:eastAsiaTheme="majorEastAsia" w:hAnsi="Franklin Gothic Demi Cond" w:cs="Arial"/>
                <w:bCs/>
                <w:color w:val="010101" w:themeColor="text1"/>
                <w:sz w:val="28"/>
              </w:rPr>
            </w:rPrChange>
          </w:rPr>
          <w:t>•  Established single Oracle instance supporting US, Canada, China, and India</w:t>
        </w:r>
      </w:ins>
    </w:p>
    <w:p w14:paraId="66E4563B" w14:textId="77777777" w:rsidR="004D0E2F" w:rsidRPr="004D0E2F" w:rsidRDefault="004D0E2F" w:rsidP="00D776CE">
      <w:pPr>
        <w:spacing w:afterLines="0" w:after="200" w:line="276" w:lineRule="auto"/>
        <w:contextualSpacing w:val="0"/>
        <w:rPr>
          <w:ins w:id="398" w:author="Jeffrey Davis" w:date="2026-04-22T21:28:00Z" w16du:dateUtc="2026-04-23T01:28:00Z"/>
          <w:rFonts w:ascii="Aptos" w:eastAsiaTheme="majorEastAsia" w:hAnsi="Aptos" w:cs="Arial"/>
          <w:bCs/>
          <w:color w:val="010101" w:themeColor="text1"/>
          <w:sz w:val="20"/>
          <w:rPrChange w:id="399" w:author="Jeffrey Davis" w:date="2026-04-22T21:28:00Z" w16du:dateUtc="2026-04-23T01:28:00Z">
            <w:rPr>
              <w:ins w:id="400" w:author="Jeffrey Davis" w:date="2026-04-22T21:28:00Z" w16du:dateUtc="2026-04-23T01:28:00Z"/>
              <w:rFonts w:ascii="Franklin Gothic Demi Cond" w:eastAsiaTheme="majorEastAsia" w:hAnsi="Franklin Gothic Demi Cond" w:cs="Arial"/>
              <w:bCs/>
              <w:color w:val="010101" w:themeColor="text1"/>
              <w:sz w:val="28"/>
            </w:rPr>
          </w:rPrChange>
        </w:rPr>
      </w:pPr>
    </w:p>
    <w:p w14:paraId="4EEDE0E8" w14:textId="77777777" w:rsidR="004D0E2F" w:rsidRPr="004D0E2F" w:rsidRDefault="004D0E2F" w:rsidP="00D776CE">
      <w:pPr>
        <w:spacing w:afterLines="0" w:after="200" w:line="276" w:lineRule="auto"/>
        <w:contextualSpacing w:val="0"/>
        <w:rPr>
          <w:ins w:id="401" w:author="Jeffrey Davis" w:date="2026-04-22T21:28:00Z" w16du:dateUtc="2026-04-23T01:28:00Z"/>
          <w:rFonts w:ascii="Aptos" w:eastAsiaTheme="majorEastAsia" w:hAnsi="Aptos" w:cs="Arial"/>
          <w:bCs/>
          <w:color w:val="010101" w:themeColor="text1"/>
          <w:sz w:val="20"/>
          <w:rPrChange w:id="402" w:author="Jeffrey Davis" w:date="2026-04-22T21:28:00Z" w16du:dateUtc="2026-04-23T01:28:00Z">
            <w:rPr>
              <w:ins w:id="403" w:author="Jeffrey Davis" w:date="2026-04-22T21:28:00Z" w16du:dateUtc="2026-04-23T01:28:00Z"/>
              <w:rFonts w:ascii="Franklin Gothic Demi Cond" w:eastAsiaTheme="majorEastAsia" w:hAnsi="Franklin Gothic Demi Cond" w:cs="Arial"/>
              <w:bCs/>
              <w:color w:val="010101" w:themeColor="text1"/>
              <w:sz w:val="28"/>
            </w:rPr>
          </w:rPrChange>
        </w:rPr>
      </w:pPr>
      <w:ins w:id="404" w:author="Jeffrey Davis" w:date="2026-04-22T21:28:00Z" w16du:dateUtc="2026-04-23T01:28:00Z">
        <w:r w:rsidRPr="004D0E2F">
          <w:rPr>
            <w:rFonts w:ascii="Aptos" w:eastAsiaTheme="majorEastAsia" w:hAnsi="Aptos" w:cs="Arial"/>
            <w:bCs/>
            <w:color w:val="010101" w:themeColor="text1"/>
            <w:sz w:val="20"/>
            <w:rPrChange w:id="405" w:author="Jeffrey Davis" w:date="2026-04-22T21:28:00Z" w16du:dateUtc="2026-04-23T01:28:00Z">
              <w:rPr>
                <w:rFonts w:ascii="Franklin Gothic Demi Cond" w:eastAsiaTheme="majorEastAsia" w:hAnsi="Franklin Gothic Demi Cond" w:cs="Arial"/>
                <w:bCs/>
                <w:color w:val="010101" w:themeColor="text1"/>
                <w:sz w:val="28"/>
              </w:rPr>
            </w:rPrChange>
          </w:rPr>
          <w:t>CLIENT: Large High-Volume Apparel Company - Oracle R12 Supply Chain   |   Project Manager   |   Jun 2013 - Apr 2014   |   Budget: $2M</w:t>
        </w:r>
      </w:ins>
    </w:p>
    <w:p w14:paraId="471E7898" w14:textId="77777777" w:rsidR="004D0E2F" w:rsidRPr="004D0E2F" w:rsidRDefault="004D0E2F" w:rsidP="00D776CE">
      <w:pPr>
        <w:spacing w:afterLines="0" w:after="200" w:line="276" w:lineRule="auto"/>
        <w:contextualSpacing w:val="0"/>
        <w:rPr>
          <w:ins w:id="406" w:author="Jeffrey Davis" w:date="2026-04-22T21:28:00Z" w16du:dateUtc="2026-04-23T01:28:00Z"/>
          <w:rFonts w:ascii="Aptos" w:eastAsiaTheme="majorEastAsia" w:hAnsi="Aptos" w:cs="Arial"/>
          <w:bCs/>
          <w:color w:val="010101" w:themeColor="text1"/>
          <w:sz w:val="20"/>
          <w:rPrChange w:id="407" w:author="Jeffrey Davis" w:date="2026-04-22T21:28:00Z" w16du:dateUtc="2026-04-23T01:28:00Z">
            <w:rPr>
              <w:ins w:id="408" w:author="Jeffrey Davis" w:date="2026-04-22T21:28:00Z" w16du:dateUtc="2026-04-23T01:28:00Z"/>
              <w:rFonts w:ascii="Franklin Gothic Demi Cond" w:eastAsiaTheme="majorEastAsia" w:hAnsi="Franklin Gothic Demi Cond" w:cs="Arial"/>
              <w:bCs/>
              <w:color w:val="010101" w:themeColor="text1"/>
              <w:sz w:val="28"/>
            </w:rPr>
          </w:rPrChange>
        </w:rPr>
      </w:pPr>
      <w:ins w:id="409" w:author="Jeffrey Davis" w:date="2026-04-22T21:28:00Z" w16du:dateUtc="2026-04-23T01:28:00Z">
        <w:r w:rsidRPr="004D0E2F">
          <w:rPr>
            <w:rFonts w:ascii="Aptos" w:eastAsiaTheme="majorEastAsia" w:hAnsi="Aptos" w:cs="Arial"/>
            <w:bCs/>
            <w:color w:val="010101" w:themeColor="text1"/>
            <w:sz w:val="20"/>
            <w:rPrChange w:id="410" w:author="Jeffrey Davis" w:date="2026-04-22T21:28:00Z" w16du:dateUtc="2026-04-23T01:28:00Z">
              <w:rPr>
                <w:rFonts w:ascii="Franklin Gothic Demi Cond" w:eastAsiaTheme="majorEastAsia" w:hAnsi="Franklin Gothic Demi Cond" w:cs="Arial"/>
                <w:bCs/>
                <w:color w:val="010101" w:themeColor="text1"/>
                <w:sz w:val="28"/>
              </w:rPr>
            </w:rPrChange>
          </w:rPr>
          <w:t>Led 20+ person multi-integrator team implementing Oracle R12 Supply Chain modules and legacy Order Management integration. Go-Live April 2014.</w:t>
        </w:r>
      </w:ins>
    </w:p>
    <w:p w14:paraId="1D48732F" w14:textId="77777777" w:rsidR="004D0E2F" w:rsidRPr="004D0E2F" w:rsidRDefault="004D0E2F" w:rsidP="00D776CE">
      <w:pPr>
        <w:spacing w:afterLines="0" w:after="200" w:line="276" w:lineRule="auto"/>
        <w:contextualSpacing w:val="0"/>
        <w:rPr>
          <w:ins w:id="411" w:author="Jeffrey Davis" w:date="2026-04-22T21:28:00Z" w16du:dateUtc="2026-04-23T01:28:00Z"/>
          <w:rFonts w:ascii="Aptos" w:eastAsiaTheme="majorEastAsia" w:hAnsi="Aptos" w:cs="Arial"/>
          <w:bCs/>
          <w:color w:val="010101" w:themeColor="text1"/>
          <w:sz w:val="20"/>
          <w:rPrChange w:id="412" w:author="Jeffrey Davis" w:date="2026-04-22T21:28:00Z" w16du:dateUtc="2026-04-23T01:28:00Z">
            <w:rPr>
              <w:ins w:id="413" w:author="Jeffrey Davis" w:date="2026-04-22T21:28:00Z" w16du:dateUtc="2026-04-23T01:28:00Z"/>
              <w:rFonts w:ascii="Franklin Gothic Demi Cond" w:eastAsiaTheme="majorEastAsia" w:hAnsi="Franklin Gothic Demi Cond" w:cs="Arial"/>
              <w:bCs/>
              <w:color w:val="010101" w:themeColor="text1"/>
              <w:sz w:val="28"/>
            </w:rPr>
          </w:rPrChange>
        </w:rPr>
      </w:pPr>
    </w:p>
    <w:p w14:paraId="47BE5E91" w14:textId="77777777" w:rsidR="004D0E2F" w:rsidRPr="004D0E2F" w:rsidRDefault="004D0E2F" w:rsidP="00D776CE">
      <w:pPr>
        <w:spacing w:afterLines="0" w:after="200" w:line="276" w:lineRule="auto"/>
        <w:contextualSpacing w:val="0"/>
        <w:rPr>
          <w:ins w:id="414" w:author="Jeffrey Davis" w:date="2026-04-22T21:28:00Z" w16du:dateUtc="2026-04-23T01:28:00Z"/>
          <w:rFonts w:ascii="Aptos" w:eastAsiaTheme="majorEastAsia" w:hAnsi="Aptos" w:cs="Arial"/>
          <w:bCs/>
          <w:color w:val="010101" w:themeColor="text1"/>
          <w:sz w:val="20"/>
          <w:rPrChange w:id="415" w:author="Jeffrey Davis" w:date="2026-04-22T21:28:00Z" w16du:dateUtc="2026-04-23T01:28:00Z">
            <w:rPr>
              <w:ins w:id="416" w:author="Jeffrey Davis" w:date="2026-04-22T21:28:00Z" w16du:dateUtc="2026-04-23T01:28:00Z"/>
              <w:rFonts w:ascii="Franklin Gothic Demi Cond" w:eastAsiaTheme="majorEastAsia" w:hAnsi="Franklin Gothic Demi Cond" w:cs="Arial"/>
              <w:bCs/>
              <w:color w:val="010101" w:themeColor="text1"/>
              <w:sz w:val="28"/>
            </w:rPr>
          </w:rPrChange>
        </w:rPr>
      </w:pPr>
      <w:ins w:id="417" w:author="Jeffrey Davis" w:date="2026-04-22T21:28:00Z" w16du:dateUtc="2026-04-23T01:28:00Z">
        <w:r w:rsidRPr="004D0E2F">
          <w:rPr>
            <w:rFonts w:ascii="Aptos" w:eastAsiaTheme="majorEastAsia" w:hAnsi="Aptos" w:cs="Arial"/>
            <w:bCs/>
            <w:color w:val="010101" w:themeColor="text1"/>
            <w:sz w:val="20"/>
            <w:rPrChange w:id="418" w:author="Jeffrey Davis" w:date="2026-04-22T21:28:00Z" w16du:dateUtc="2026-04-23T01:28:00Z">
              <w:rPr>
                <w:rFonts w:ascii="Franklin Gothic Demi Cond" w:eastAsiaTheme="majorEastAsia" w:hAnsi="Franklin Gothic Demi Cond" w:cs="Arial"/>
                <w:bCs/>
                <w:color w:val="010101" w:themeColor="text1"/>
                <w:sz w:val="28"/>
              </w:rPr>
            </w:rPrChange>
          </w:rPr>
          <w:t>CLIENT: Not-For-Profit Organization - Oracle R12 Financial Upgrade   |   Project Manager   |   Jul 2013 - Dec 2013   |   Budget: $500K</w:t>
        </w:r>
      </w:ins>
    </w:p>
    <w:p w14:paraId="53B08662" w14:textId="77777777" w:rsidR="004D0E2F" w:rsidRPr="004D0E2F" w:rsidRDefault="004D0E2F" w:rsidP="00D776CE">
      <w:pPr>
        <w:spacing w:afterLines="0" w:after="200" w:line="276" w:lineRule="auto"/>
        <w:contextualSpacing w:val="0"/>
        <w:rPr>
          <w:ins w:id="419" w:author="Jeffrey Davis" w:date="2026-04-22T21:28:00Z" w16du:dateUtc="2026-04-23T01:28:00Z"/>
          <w:rFonts w:ascii="Aptos" w:eastAsiaTheme="majorEastAsia" w:hAnsi="Aptos" w:cs="Arial"/>
          <w:bCs/>
          <w:color w:val="010101" w:themeColor="text1"/>
          <w:sz w:val="20"/>
          <w:rPrChange w:id="420" w:author="Jeffrey Davis" w:date="2026-04-22T21:28:00Z" w16du:dateUtc="2026-04-23T01:28:00Z">
            <w:rPr>
              <w:ins w:id="421" w:author="Jeffrey Davis" w:date="2026-04-22T21:28:00Z" w16du:dateUtc="2026-04-23T01:28:00Z"/>
              <w:rFonts w:ascii="Franklin Gothic Demi Cond" w:eastAsiaTheme="majorEastAsia" w:hAnsi="Franklin Gothic Demi Cond" w:cs="Arial"/>
              <w:bCs/>
              <w:color w:val="010101" w:themeColor="text1"/>
              <w:sz w:val="28"/>
            </w:rPr>
          </w:rPrChange>
        </w:rPr>
      </w:pPr>
      <w:ins w:id="422" w:author="Jeffrey Davis" w:date="2026-04-22T21:28:00Z" w16du:dateUtc="2026-04-23T01:28:00Z">
        <w:r w:rsidRPr="004D0E2F">
          <w:rPr>
            <w:rFonts w:ascii="Aptos" w:eastAsiaTheme="majorEastAsia" w:hAnsi="Aptos" w:cs="Arial"/>
            <w:bCs/>
            <w:color w:val="010101" w:themeColor="text1"/>
            <w:sz w:val="20"/>
            <w:rPrChange w:id="423" w:author="Jeffrey Davis" w:date="2026-04-22T21:28:00Z" w16du:dateUtc="2026-04-23T01:28:00Z">
              <w:rPr>
                <w:rFonts w:ascii="Franklin Gothic Demi Cond" w:eastAsiaTheme="majorEastAsia" w:hAnsi="Franklin Gothic Demi Cond" w:cs="Arial"/>
                <w:bCs/>
                <w:color w:val="010101" w:themeColor="text1"/>
                <w:sz w:val="28"/>
              </w:rPr>
            </w:rPrChange>
          </w:rPr>
          <w:t>Led 12-person global team delivering Oracle R12 Financial upgrade across US, Canada, England, UAE, and Malaysia. Interfaces with external applications and financial institutions. Go-Live December 2013.</w:t>
        </w:r>
      </w:ins>
    </w:p>
    <w:p w14:paraId="0F0F83CD" w14:textId="77777777" w:rsidR="004D0E2F" w:rsidRPr="004D0E2F" w:rsidRDefault="004D0E2F" w:rsidP="00D776CE">
      <w:pPr>
        <w:spacing w:afterLines="0" w:after="200" w:line="276" w:lineRule="auto"/>
        <w:contextualSpacing w:val="0"/>
        <w:rPr>
          <w:ins w:id="424" w:author="Jeffrey Davis" w:date="2026-04-22T21:28:00Z" w16du:dateUtc="2026-04-23T01:28:00Z"/>
          <w:rFonts w:ascii="Aptos" w:eastAsiaTheme="majorEastAsia" w:hAnsi="Aptos" w:cs="Arial"/>
          <w:bCs/>
          <w:color w:val="010101" w:themeColor="text1"/>
          <w:sz w:val="20"/>
          <w:rPrChange w:id="425" w:author="Jeffrey Davis" w:date="2026-04-22T21:28:00Z" w16du:dateUtc="2026-04-23T01:28:00Z">
            <w:rPr>
              <w:ins w:id="426" w:author="Jeffrey Davis" w:date="2026-04-22T21:28:00Z" w16du:dateUtc="2026-04-23T01:28:00Z"/>
              <w:rFonts w:ascii="Franklin Gothic Demi Cond" w:eastAsiaTheme="majorEastAsia" w:hAnsi="Franklin Gothic Demi Cond" w:cs="Arial"/>
              <w:bCs/>
              <w:color w:val="010101" w:themeColor="text1"/>
              <w:sz w:val="28"/>
            </w:rPr>
          </w:rPrChange>
        </w:rPr>
      </w:pPr>
    </w:p>
    <w:p w14:paraId="70678E51" w14:textId="77777777" w:rsidR="004D0E2F" w:rsidRPr="004D0E2F" w:rsidRDefault="004D0E2F" w:rsidP="00D776CE">
      <w:pPr>
        <w:spacing w:afterLines="0" w:after="200" w:line="276" w:lineRule="auto"/>
        <w:contextualSpacing w:val="0"/>
        <w:rPr>
          <w:ins w:id="427" w:author="Jeffrey Davis" w:date="2026-04-22T21:28:00Z" w16du:dateUtc="2026-04-23T01:28:00Z"/>
          <w:rFonts w:ascii="Aptos" w:eastAsiaTheme="majorEastAsia" w:hAnsi="Aptos" w:cs="Arial"/>
          <w:bCs/>
          <w:color w:val="010101" w:themeColor="text1"/>
          <w:sz w:val="20"/>
          <w:rPrChange w:id="428" w:author="Jeffrey Davis" w:date="2026-04-22T21:28:00Z" w16du:dateUtc="2026-04-23T01:28:00Z">
            <w:rPr>
              <w:ins w:id="429" w:author="Jeffrey Davis" w:date="2026-04-22T21:28:00Z" w16du:dateUtc="2026-04-23T01:28:00Z"/>
              <w:rFonts w:ascii="Franklin Gothic Demi Cond" w:eastAsiaTheme="majorEastAsia" w:hAnsi="Franklin Gothic Demi Cond" w:cs="Arial"/>
              <w:bCs/>
              <w:color w:val="010101" w:themeColor="text1"/>
              <w:sz w:val="28"/>
            </w:rPr>
          </w:rPrChange>
        </w:rPr>
      </w:pPr>
      <w:ins w:id="430" w:author="Jeffrey Davis" w:date="2026-04-22T21:28:00Z" w16du:dateUtc="2026-04-23T01:28:00Z">
        <w:r w:rsidRPr="004D0E2F">
          <w:rPr>
            <w:rFonts w:ascii="Aptos" w:eastAsiaTheme="majorEastAsia" w:hAnsi="Aptos" w:cs="Arial"/>
            <w:bCs/>
            <w:color w:val="010101" w:themeColor="text1"/>
            <w:sz w:val="20"/>
            <w:rPrChange w:id="431" w:author="Jeffrey Davis" w:date="2026-04-22T21:28:00Z" w16du:dateUtc="2026-04-23T01:28:00Z">
              <w:rPr>
                <w:rFonts w:ascii="Franklin Gothic Demi Cond" w:eastAsiaTheme="majorEastAsia" w:hAnsi="Franklin Gothic Demi Cond" w:cs="Arial"/>
                <w:bCs/>
                <w:color w:val="010101" w:themeColor="text1"/>
                <w:sz w:val="28"/>
              </w:rPr>
            </w:rPrChange>
          </w:rPr>
          <w:t>CLIENT: Large High-Volume Apparel Company - Oracle R12 Financials/OTC   |   Project Manager   |   Dec 2012 - May 2013   |   Budget: $1M</w:t>
        </w:r>
      </w:ins>
    </w:p>
    <w:p w14:paraId="6DB81EDA" w14:textId="77777777" w:rsidR="004D0E2F" w:rsidRPr="004D0E2F" w:rsidRDefault="004D0E2F" w:rsidP="00D776CE">
      <w:pPr>
        <w:spacing w:afterLines="0" w:after="200" w:line="276" w:lineRule="auto"/>
        <w:contextualSpacing w:val="0"/>
        <w:rPr>
          <w:ins w:id="432" w:author="Jeffrey Davis" w:date="2026-04-22T21:28:00Z" w16du:dateUtc="2026-04-23T01:28:00Z"/>
          <w:rFonts w:ascii="Aptos" w:eastAsiaTheme="majorEastAsia" w:hAnsi="Aptos" w:cs="Arial"/>
          <w:bCs/>
          <w:color w:val="010101" w:themeColor="text1"/>
          <w:sz w:val="20"/>
          <w:rPrChange w:id="433" w:author="Jeffrey Davis" w:date="2026-04-22T21:28:00Z" w16du:dateUtc="2026-04-23T01:28:00Z">
            <w:rPr>
              <w:ins w:id="434" w:author="Jeffrey Davis" w:date="2026-04-22T21:28:00Z" w16du:dateUtc="2026-04-23T01:28:00Z"/>
              <w:rFonts w:ascii="Franklin Gothic Demi Cond" w:eastAsiaTheme="majorEastAsia" w:hAnsi="Franklin Gothic Demi Cond" w:cs="Arial"/>
              <w:bCs/>
              <w:color w:val="010101" w:themeColor="text1"/>
              <w:sz w:val="28"/>
            </w:rPr>
          </w:rPrChange>
        </w:rPr>
      </w:pPr>
      <w:ins w:id="435" w:author="Jeffrey Davis" w:date="2026-04-22T21:28:00Z" w16du:dateUtc="2026-04-23T01:28:00Z">
        <w:r w:rsidRPr="004D0E2F">
          <w:rPr>
            <w:rFonts w:ascii="Aptos" w:eastAsiaTheme="majorEastAsia" w:hAnsi="Aptos" w:cs="Arial"/>
            <w:bCs/>
            <w:color w:val="010101" w:themeColor="text1"/>
            <w:sz w:val="20"/>
            <w:rPrChange w:id="436" w:author="Jeffrey Davis" w:date="2026-04-22T21:28:00Z" w16du:dateUtc="2026-04-23T01:28:00Z">
              <w:rPr>
                <w:rFonts w:ascii="Franklin Gothic Demi Cond" w:eastAsiaTheme="majorEastAsia" w:hAnsi="Franklin Gothic Demi Cond" w:cs="Arial"/>
                <w:bCs/>
                <w:color w:val="010101" w:themeColor="text1"/>
                <w:sz w:val="28"/>
              </w:rPr>
            </w:rPrChange>
          </w:rPr>
          <w:t>Led eight-person team delivering full lifecycle Oracle R12 Financials and Order-To-Cash implementation. Go-Live May 2013.</w:t>
        </w:r>
      </w:ins>
    </w:p>
    <w:p w14:paraId="37800B2A" w14:textId="77777777" w:rsidR="004D0E2F" w:rsidRPr="004D0E2F" w:rsidRDefault="004D0E2F" w:rsidP="00D776CE">
      <w:pPr>
        <w:spacing w:afterLines="0" w:after="200" w:line="276" w:lineRule="auto"/>
        <w:contextualSpacing w:val="0"/>
        <w:rPr>
          <w:ins w:id="437" w:author="Jeffrey Davis" w:date="2026-04-22T21:28:00Z" w16du:dateUtc="2026-04-23T01:28:00Z"/>
          <w:rFonts w:ascii="Aptos" w:eastAsiaTheme="majorEastAsia" w:hAnsi="Aptos" w:cs="Arial"/>
          <w:bCs/>
          <w:color w:val="010101" w:themeColor="text1"/>
          <w:sz w:val="20"/>
          <w:rPrChange w:id="438" w:author="Jeffrey Davis" w:date="2026-04-22T21:28:00Z" w16du:dateUtc="2026-04-23T01:28:00Z">
            <w:rPr>
              <w:ins w:id="439" w:author="Jeffrey Davis" w:date="2026-04-22T21:28:00Z" w16du:dateUtc="2026-04-23T01:28:00Z"/>
              <w:rFonts w:ascii="Franklin Gothic Demi Cond" w:eastAsiaTheme="majorEastAsia" w:hAnsi="Franklin Gothic Demi Cond" w:cs="Arial"/>
              <w:bCs/>
              <w:color w:val="010101" w:themeColor="text1"/>
              <w:sz w:val="28"/>
            </w:rPr>
          </w:rPrChange>
        </w:rPr>
      </w:pPr>
    </w:p>
    <w:p w14:paraId="18F40737" w14:textId="77777777" w:rsidR="004D0E2F" w:rsidRPr="004D0E2F" w:rsidRDefault="004D0E2F" w:rsidP="00D776CE">
      <w:pPr>
        <w:spacing w:afterLines="0" w:after="200" w:line="276" w:lineRule="auto"/>
        <w:contextualSpacing w:val="0"/>
        <w:rPr>
          <w:ins w:id="440" w:author="Jeffrey Davis" w:date="2026-04-22T21:28:00Z" w16du:dateUtc="2026-04-23T01:28:00Z"/>
          <w:rFonts w:ascii="Aptos" w:eastAsiaTheme="majorEastAsia" w:hAnsi="Aptos" w:cs="Arial"/>
          <w:bCs/>
          <w:color w:val="010101" w:themeColor="text1"/>
          <w:sz w:val="20"/>
          <w:rPrChange w:id="441" w:author="Jeffrey Davis" w:date="2026-04-22T21:28:00Z" w16du:dateUtc="2026-04-23T01:28:00Z">
            <w:rPr>
              <w:ins w:id="442" w:author="Jeffrey Davis" w:date="2026-04-22T21:28:00Z" w16du:dateUtc="2026-04-23T01:28:00Z"/>
              <w:rFonts w:ascii="Franklin Gothic Demi Cond" w:eastAsiaTheme="majorEastAsia" w:hAnsi="Franklin Gothic Demi Cond" w:cs="Arial"/>
              <w:bCs/>
              <w:color w:val="010101" w:themeColor="text1"/>
              <w:sz w:val="28"/>
            </w:rPr>
          </w:rPrChange>
        </w:rPr>
      </w:pPr>
      <w:ins w:id="443" w:author="Jeffrey Davis" w:date="2026-04-22T21:28:00Z" w16du:dateUtc="2026-04-23T01:28:00Z">
        <w:r w:rsidRPr="004D0E2F">
          <w:rPr>
            <w:rFonts w:ascii="Aptos" w:eastAsiaTheme="majorEastAsia" w:hAnsi="Aptos" w:cs="Arial"/>
            <w:bCs/>
            <w:color w:val="010101" w:themeColor="text1"/>
            <w:sz w:val="20"/>
            <w:rPrChange w:id="444" w:author="Jeffrey Davis" w:date="2026-04-22T21:28:00Z" w16du:dateUtc="2026-04-23T01:28:00Z">
              <w:rPr>
                <w:rFonts w:ascii="Franklin Gothic Demi Cond" w:eastAsiaTheme="majorEastAsia" w:hAnsi="Franklin Gothic Demi Cond" w:cs="Arial"/>
                <w:bCs/>
                <w:color w:val="010101" w:themeColor="text1"/>
                <w:sz w:val="28"/>
              </w:rPr>
            </w:rPrChange>
          </w:rPr>
          <w:t>GENERAL ELECTRIC - GE Transportation Systems, Erie, PA</w:t>
        </w:r>
        <w:r w:rsidRPr="004D0E2F">
          <w:rPr>
            <w:rFonts w:ascii="Aptos" w:eastAsiaTheme="majorEastAsia" w:hAnsi="Aptos" w:cs="Arial"/>
            <w:bCs/>
            <w:color w:val="010101" w:themeColor="text1"/>
            <w:sz w:val="20"/>
            <w:rPrChange w:id="445" w:author="Jeffrey Davis" w:date="2026-04-22T21:28:00Z" w16du:dateUtc="2026-04-23T01:28:00Z">
              <w:rPr>
                <w:rFonts w:ascii="Franklin Gothic Demi Cond" w:eastAsiaTheme="majorEastAsia" w:hAnsi="Franklin Gothic Demi Cond" w:cs="Arial"/>
                <w:bCs/>
                <w:color w:val="010101" w:themeColor="text1"/>
                <w:sz w:val="28"/>
              </w:rPr>
            </w:rPrChange>
          </w:rPr>
          <w:tab/>
        </w:r>
        <w:r w:rsidRPr="004D0E2F">
          <w:rPr>
            <w:rFonts w:ascii="Aptos" w:eastAsiaTheme="majorEastAsia" w:hAnsi="Aptos" w:cs="Arial"/>
            <w:bCs/>
            <w:color w:val="010101" w:themeColor="text1"/>
            <w:sz w:val="20"/>
            <w:rPrChange w:id="446" w:author="Jeffrey Davis" w:date="2026-04-22T21:28:00Z" w16du:dateUtc="2026-04-23T01:28:00Z">
              <w:rPr>
                <w:rFonts w:ascii="Franklin Gothic Demi Cond" w:eastAsiaTheme="majorEastAsia" w:hAnsi="Franklin Gothic Demi Cond" w:cs="Arial"/>
                <w:bCs/>
                <w:color w:val="010101" w:themeColor="text1"/>
                <w:sz w:val="28"/>
              </w:rPr>
            </w:rPrChange>
          </w:rPr>
          <w:tab/>
          <w:t>Senior IM Program Manager</w:t>
        </w:r>
      </w:ins>
    </w:p>
    <w:p w14:paraId="5C30DA18" w14:textId="77777777" w:rsidR="004D0E2F" w:rsidRPr="004D0E2F" w:rsidRDefault="004D0E2F" w:rsidP="00D776CE">
      <w:pPr>
        <w:spacing w:afterLines="0" w:after="200" w:line="276" w:lineRule="auto"/>
        <w:contextualSpacing w:val="0"/>
        <w:rPr>
          <w:ins w:id="447" w:author="Jeffrey Davis" w:date="2026-04-22T21:28:00Z" w16du:dateUtc="2026-04-23T01:28:00Z"/>
          <w:rFonts w:ascii="Aptos" w:eastAsiaTheme="majorEastAsia" w:hAnsi="Aptos" w:cs="Arial"/>
          <w:bCs/>
          <w:color w:val="010101" w:themeColor="text1"/>
          <w:sz w:val="20"/>
          <w:rPrChange w:id="448" w:author="Jeffrey Davis" w:date="2026-04-22T21:28:00Z" w16du:dateUtc="2026-04-23T01:28:00Z">
            <w:rPr>
              <w:ins w:id="449" w:author="Jeffrey Davis" w:date="2026-04-22T21:28:00Z" w16du:dateUtc="2026-04-23T01:28:00Z"/>
              <w:rFonts w:ascii="Franklin Gothic Demi Cond" w:eastAsiaTheme="majorEastAsia" w:hAnsi="Franklin Gothic Demi Cond" w:cs="Arial"/>
              <w:bCs/>
              <w:color w:val="010101" w:themeColor="text1"/>
              <w:sz w:val="28"/>
            </w:rPr>
          </w:rPrChange>
        </w:rPr>
      </w:pPr>
      <w:ins w:id="450" w:author="Jeffrey Davis" w:date="2026-04-22T21:28:00Z" w16du:dateUtc="2026-04-23T01:28:00Z">
        <w:r w:rsidRPr="004D0E2F">
          <w:rPr>
            <w:rFonts w:ascii="Aptos" w:eastAsiaTheme="majorEastAsia" w:hAnsi="Aptos" w:cs="Arial"/>
            <w:bCs/>
            <w:color w:val="010101" w:themeColor="text1"/>
            <w:sz w:val="20"/>
            <w:rPrChange w:id="451" w:author="Jeffrey Davis" w:date="2026-04-22T21:28:00Z" w16du:dateUtc="2026-04-23T01:28:00Z">
              <w:rPr>
                <w:rFonts w:ascii="Franklin Gothic Demi Cond" w:eastAsiaTheme="majorEastAsia" w:hAnsi="Franklin Gothic Demi Cond" w:cs="Arial"/>
                <w:bCs/>
                <w:color w:val="010101" w:themeColor="text1"/>
                <w:sz w:val="28"/>
              </w:rPr>
            </w:rPrChange>
          </w:rPr>
          <w:t>Developed and led GE Transportation's strategy to extend its Oracle ERP instance globally - Brazil, China, Europe, Kazakhstan, and the US. Reduced total cost of ownership by 50%.</w:t>
        </w:r>
      </w:ins>
    </w:p>
    <w:p w14:paraId="7F2E9BC0" w14:textId="77777777" w:rsidR="004D0E2F" w:rsidRPr="004D0E2F" w:rsidRDefault="004D0E2F" w:rsidP="00D776CE">
      <w:pPr>
        <w:spacing w:afterLines="0" w:after="200" w:line="276" w:lineRule="auto"/>
        <w:contextualSpacing w:val="0"/>
        <w:rPr>
          <w:ins w:id="452" w:author="Jeffrey Davis" w:date="2026-04-22T21:28:00Z" w16du:dateUtc="2026-04-23T01:28:00Z"/>
          <w:rFonts w:ascii="Aptos" w:eastAsiaTheme="majorEastAsia" w:hAnsi="Aptos" w:cs="Arial"/>
          <w:bCs/>
          <w:color w:val="010101" w:themeColor="text1"/>
          <w:sz w:val="20"/>
          <w:rPrChange w:id="453" w:author="Jeffrey Davis" w:date="2026-04-22T21:28:00Z" w16du:dateUtc="2026-04-23T01:28:00Z">
            <w:rPr>
              <w:ins w:id="454" w:author="Jeffrey Davis" w:date="2026-04-22T21:28:00Z" w16du:dateUtc="2026-04-23T01:28:00Z"/>
              <w:rFonts w:ascii="Franklin Gothic Demi Cond" w:eastAsiaTheme="majorEastAsia" w:hAnsi="Franklin Gothic Demi Cond" w:cs="Arial"/>
              <w:bCs/>
              <w:color w:val="010101" w:themeColor="text1"/>
              <w:sz w:val="28"/>
            </w:rPr>
          </w:rPrChange>
        </w:rPr>
      </w:pPr>
      <w:ins w:id="455" w:author="Jeffrey Davis" w:date="2026-04-22T21:28:00Z" w16du:dateUtc="2026-04-23T01:28:00Z">
        <w:r w:rsidRPr="004D0E2F">
          <w:rPr>
            <w:rFonts w:ascii="Aptos" w:eastAsiaTheme="majorEastAsia" w:hAnsi="Aptos" w:cs="Arial"/>
            <w:bCs/>
            <w:color w:val="010101" w:themeColor="text1"/>
            <w:sz w:val="20"/>
            <w:rPrChange w:id="456" w:author="Jeffrey Davis" w:date="2026-04-22T21:28:00Z" w16du:dateUtc="2026-04-23T01:28:00Z">
              <w:rPr>
                <w:rFonts w:ascii="Franklin Gothic Demi Cond" w:eastAsiaTheme="majorEastAsia" w:hAnsi="Franklin Gothic Demi Cond" w:cs="Arial"/>
                <w:bCs/>
                <w:color w:val="010101" w:themeColor="text1"/>
                <w:sz w:val="28"/>
              </w:rPr>
            </w:rPrChange>
          </w:rPr>
          <w:t>•  Brazil Legacy Conversion (2008-2009): $3M - Oracle Financials/SCM/Manufacturing + Brazil localizations. Go-Live Nov 2009</w:t>
        </w:r>
      </w:ins>
    </w:p>
    <w:p w14:paraId="6CF97FB8" w14:textId="77777777" w:rsidR="004D0E2F" w:rsidRPr="004D0E2F" w:rsidRDefault="004D0E2F" w:rsidP="00D776CE">
      <w:pPr>
        <w:spacing w:afterLines="0" w:after="200" w:line="276" w:lineRule="auto"/>
        <w:contextualSpacing w:val="0"/>
        <w:rPr>
          <w:ins w:id="457" w:author="Jeffrey Davis" w:date="2026-04-22T21:28:00Z" w16du:dateUtc="2026-04-23T01:28:00Z"/>
          <w:rFonts w:ascii="Aptos" w:eastAsiaTheme="majorEastAsia" w:hAnsi="Aptos" w:cs="Arial"/>
          <w:bCs/>
          <w:color w:val="010101" w:themeColor="text1"/>
          <w:sz w:val="20"/>
          <w:rPrChange w:id="458" w:author="Jeffrey Davis" w:date="2026-04-22T21:28:00Z" w16du:dateUtc="2026-04-23T01:28:00Z">
            <w:rPr>
              <w:ins w:id="459" w:author="Jeffrey Davis" w:date="2026-04-22T21:28:00Z" w16du:dateUtc="2026-04-23T01:28:00Z"/>
              <w:rFonts w:ascii="Franklin Gothic Demi Cond" w:eastAsiaTheme="majorEastAsia" w:hAnsi="Franklin Gothic Demi Cond" w:cs="Arial"/>
              <w:bCs/>
              <w:color w:val="010101" w:themeColor="text1"/>
              <w:sz w:val="28"/>
            </w:rPr>
          </w:rPrChange>
        </w:rPr>
      </w:pPr>
      <w:ins w:id="460" w:author="Jeffrey Davis" w:date="2026-04-22T21:28:00Z" w16du:dateUtc="2026-04-23T01:28:00Z">
        <w:r w:rsidRPr="004D0E2F">
          <w:rPr>
            <w:rFonts w:ascii="Aptos" w:eastAsiaTheme="majorEastAsia" w:hAnsi="Aptos" w:cs="Arial"/>
            <w:bCs/>
            <w:color w:val="010101" w:themeColor="text1"/>
            <w:sz w:val="20"/>
            <w:rPrChange w:id="461" w:author="Jeffrey Davis" w:date="2026-04-22T21:28:00Z" w16du:dateUtc="2026-04-23T01:28:00Z">
              <w:rPr>
                <w:rFonts w:ascii="Franklin Gothic Demi Cond" w:eastAsiaTheme="majorEastAsia" w:hAnsi="Franklin Gothic Demi Cond" w:cs="Arial"/>
                <w:bCs/>
                <w:color w:val="010101" w:themeColor="text1"/>
                <w:sz w:val="28"/>
              </w:rPr>
            </w:rPrChange>
          </w:rPr>
          <w:t>•  China Oracle Implementation (2009): $2M - Oracle Financials/SCM/Manufacturing/ASCP + UTF-8 upgrade. Go-Live Jan 2010</w:t>
        </w:r>
      </w:ins>
    </w:p>
    <w:p w14:paraId="7F65DD36" w14:textId="77777777" w:rsidR="004D0E2F" w:rsidRPr="004D0E2F" w:rsidRDefault="004D0E2F" w:rsidP="00D776CE">
      <w:pPr>
        <w:spacing w:afterLines="0" w:after="200" w:line="276" w:lineRule="auto"/>
        <w:contextualSpacing w:val="0"/>
        <w:rPr>
          <w:ins w:id="462" w:author="Jeffrey Davis" w:date="2026-04-22T21:28:00Z" w16du:dateUtc="2026-04-23T01:28:00Z"/>
          <w:rFonts w:ascii="Aptos" w:eastAsiaTheme="majorEastAsia" w:hAnsi="Aptos" w:cs="Arial"/>
          <w:bCs/>
          <w:color w:val="010101" w:themeColor="text1"/>
          <w:sz w:val="20"/>
          <w:rPrChange w:id="463" w:author="Jeffrey Davis" w:date="2026-04-22T21:28:00Z" w16du:dateUtc="2026-04-23T01:28:00Z">
            <w:rPr>
              <w:ins w:id="464" w:author="Jeffrey Davis" w:date="2026-04-22T21:28:00Z" w16du:dateUtc="2026-04-23T01:28:00Z"/>
              <w:rFonts w:ascii="Franklin Gothic Demi Cond" w:eastAsiaTheme="majorEastAsia" w:hAnsi="Franklin Gothic Demi Cond" w:cs="Arial"/>
              <w:bCs/>
              <w:color w:val="010101" w:themeColor="text1"/>
              <w:sz w:val="28"/>
            </w:rPr>
          </w:rPrChange>
        </w:rPr>
      </w:pPr>
      <w:ins w:id="465" w:author="Jeffrey Davis" w:date="2026-04-22T21:28:00Z" w16du:dateUtc="2026-04-23T01:28:00Z">
        <w:r w:rsidRPr="004D0E2F">
          <w:rPr>
            <w:rFonts w:ascii="Aptos" w:eastAsiaTheme="majorEastAsia" w:hAnsi="Aptos" w:cs="Arial"/>
            <w:bCs/>
            <w:color w:val="010101" w:themeColor="text1"/>
            <w:sz w:val="20"/>
            <w:rPrChange w:id="466" w:author="Jeffrey Davis" w:date="2026-04-22T21:28:00Z" w16du:dateUtc="2026-04-23T01:28:00Z">
              <w:rPr>
                <w:rFonts w:ascii="Franklin Gothic Demi Cond" w:eastAsiaTheme="majorEastAsia" w:hAnsi="Franklin Gothic Demi Cond" w:cs="Arial"/>
                <w:bCs/>
                <w:color w:val="010101" w:themeColor="text1"/>
                <w:sz w:val="28"/>
              </w:rPr>
            </w:rPrChange>
          </w:rPr>
          <w:t>•  Kazakhstan Oracle Implementation (2009-2010): $3M - full Oracle stack + IT infrastructure. Go-Live Oct 2010</w:t>
        </w:r>
      </w:ins>
    </w:p>
    <w:p w14:paraId="2F7D5FF8" w14:textId="77777777" w:rsidR="004D0E2F" w:rsidRPr="004D0E2F" w:rsidRDefault="004D0E2F" w:rsidP="00D776CE">
      <w:pPr>
        <w:spacing w:afterLines="0" w:after="200" w:line="276" w:lineRule="auto"/>
        <w:contextualSpacing w:val="0"/>
        <w:rPr>
          <w:ins w:id="467" w:author="Jeffrey Davis" w:date="2026-04-22T21:28:00Z" w16du:dateUtc="2026-04-23T01:28:00Z"/>
          <w:rFonts w:ascii="Aptos" w:eastAsiaTheme="majorEastAsia" w:hAnsi="Aptos" w:cs="Arial"/>
          <w:bCs/>
          <w:color w:val="010101" w:themeColor="text1"/>
          <w:sz w:val="20"/>
          <w:rPrChange w:id="468" w:author="Jeffrey Davis" w:date="2026-04-22T21:28:00Z" w16du:dateUtc="2026-04-23T01:28:00Z">
            <w:rPr>
              <w:ins w:id="469" w:author="Jeffrey Davis" w:date="2026-04-22T21:28:00Z" w16du:dateUtc="2026-04-23T01:28:00Z"/>
              <w:rFonts w:ascii="Franklin Gothic Demi Cond" w:eastAsiaTheme="majorEastAsia" w:hAnsi="Franklin Gothic Demi Cond" w:cs="Arial"/>
              <w:bCs/>
              <w:color w:val="010101" w:themeColor="text1"/>
              <w:sz w:val="28"/>
            </w:rPr>
          </w:rPrChange>
        </w:rPr>
      </w:pPr>
      <w:ins w:id="470" w:author="Jeffrey Davis" w:date="2026-04-22T21:28:00Z" w16du:dateUtc="2026-04-23T01:28:00Z">
        <w:r w:rsidRPr="004D0E2F">
          <w:rPr>
            <w:rFonts w:ascii="Aptos" w:eastAsiaTheme="majorEastAsia" w:hAnsi="Aptos" w:cs="Arial"/>
            <w:bCs/>
            <w:color w:val="010101" w:themeColor="text1"/>
            <w:sz w:val="20"/>
            <w:rPrChange w:id="471" w:author="Jeffrey Davis" w:date="2026-04-22T21:28:00Z" w16du:dateUtc="2026-04-23T01:28:00Z">
              <w:rPr>
                <w:rFonts w:ascii="Franklin Gothic Demi Cond" w:eastAsiaTheme="majorEastAsia" w:hAnsi="Franklin Gothic Demi Cond" w:cs="Arial"/>
                <w:bCs/>
                <w:color w:val="010101" w:themeColor="text1"/>
                <w:sz w:val="28"/>
              </w:rPr>
            </w:rPrChange>
          </w:rPr>
          <w:t>•  ICS EMEA Conversion (Italy/UK/Netherlands, 2009-2010): $2M. Go-Live Jan 2011</w:t>
        </w:r>
      </w:ins>
    </w:p>
    <w:p w14:paraId="6BD8C37C" w14:textId="77777777" w:rsidR="004D0E2F" w:rsidRPr="004D0E2F" w:rsidRDefault="004D0E2F" w:rsidP="00D776CE">
      <w:pPr>
        <w:spacing w:afterLines="0" w:after="200" w:line="276" w:lineRule="auto"/>
        <w:contextualSpacing w:val="0"/>
        <w:rPr>
          <w:ins w:id="472" w:author="Jeffrey Davis" w:date="2026-04-22T21:28:00Z" w16du:dateUtc="2026-04-23T01:28:00Z"/>
          <w:rFonts w:ascii="Aptos" w:eastAsiaTheme="majorEastAsia" w:hAnsi="Aptos" w:cs="Arial"/>
          <w:bCs/>
          <w:color w:val="010101" w:themeColor="text1"/>
          <w:sz w:val="20"/>
          <w:rPrChange w:id="473" w:author="Jeffrey Davis" w:date="2026-04-22T21:28:00Z" w16du:dateUtc="2026-04-23T01:28:00Z">
            <w:rPr>
              <w:ins w:id="474" w:author="Jeffrey Davis" w:date="2026-04-22T21:28:00Z" w16du:dateUtc="2026-04-23T01:28:00Z"/>
              <w:rFonts w:ascii="Franklin Gothic Demi Cond" w:eastAsiaTheme="majorEastAsia" w:hAnsi="Franklin Gothic Demi Cond" w:cs="Arial"/>
              <w:bCs/>
              <w:color w:val="010101" w:themeColor="text1"/>
              <w:sz w:val="28"/>
            </w:rPr>
          </w:rPrChange>
        </w:rPr>
      </w:pPr>
      <w:ins w:id="475" w:author="Jeffrey Davis" w:date="2026-04-22T21:28:00Z" w16du:dateUtc="2026-04-23T01:28:00Z">
        <w:r w:rsidRPr="004D0E2F">
          <w:rPr>
            <w:rFonts w:ascii="Aptos" w:eastAsiaTheme="majorEastAsia" w:hAnsi="Aptos" w:cs="Arial"/>
            <w:bCs/>
            <w:color w:val="010101" w:themeColor="text1"/>
            <w:sz w:val="20"/>
            <w:rPrChange w:id="476" w:author="Jeffrey Davis" w:date="2026-04-22T21:28:00Z" w16du:dateUtc="2026-04-23T01:28:00Z">
              <w:rPr>
                <w:rFonts w:ascii="Franklin Gothic Demi Cond" w:eastAsiaTheme="majorEastAsia" w:hAnsi="Franklin Gothic Demi Cond" w:cs="Arial"/>
                <w:bCs/>
                <w:color w:val="010101" w:themeColor="text1"/>
                <w:sz w:val="28"/>
              </w:rPr>
            </w:rPrChange>
          </w:rPr>
          <w:t>•  Battery Business Startup (US Manufacturing, 2010-2011): $3.4M - Oracle + Teamcenter PLM + Proficy MES. Go-Live Aug 2011</w:t>
        </w:r>
      </w:ins>
    </w:p>
    <w:p w14:paraId="5382F6DC" w14:textId="77777777" w:rsidR="004D0E2F" w:rsidRPr="004D0E2F" w:rsidRDefault="004D0E2F" w:rsidP="00D776CE">
      <w:pPr>
        <w:spacing w:afterLines="0" w:after="200" w:line="276" w:lineRule="auto"/>
        <w:contextualSpacing w:val="0"/>
        <w:rPr>
          <w:ins w:id="477" w:author="Jeffrey Davis" w:date="2026-04-22T21:28:00Z" w16du:dateUtc="2026-04-23T01:28:00Z"/>
          <w:rFonts w:ascii="Aptos" w:eastAsiaTheme="majorEastAsia" w:hAnsi="Aptos" w:cs="Arial"/>
          <w:bCs/>
          <w:color w:val="010101" w:themeColor="text1"/>
          <w:sz w:val="20"/>
          <w:rPrChange w:id="478" w:author="Jeffrey Davis" w:date="2026-04-22T21:28:00Z" w16du:dateUtc="2026-04-23T01:28:00Z">
            <w:rPr>
              <w:ins w:id="479" w:author="Jeffrey Davis" w:date="2026-04-22T21:28:00Z" w16du:dateUtc="2026-04-23T01:28:00Z"/>
              <w:rFonts w:ascii="Franklin Gothic Demi Cond" w:eastAsiaTheme="majorEastAsia" w:hAnsi="Franklin Gothic Demi Cond" w:cs="Arial"/>
              <w:bCs/>
              <w:color w:val="010101" w:themeColor="text1"/>
              <w:sz w:val="28"/>
            </w:rPr>
          </w:rPrChange>
        </w:rPr>
      </w:pPr>
    </w:p>
    <w:p w14:paraId="175C6E71" w14:textId="77777777" w:rsidR="004D0E2F" w:rsidRPr="004D0E2F" w:rsidRDefault="004D0E2F" w:rsidP="00D776CE">
      <w:pPr>
        <w:spacing w:afterLines="0" w:after="200" w:line="276" w:lineRule="auto"/>
        <w:contextualSpacing w:val="0"/>
        <w:rPr>
          <w:ins w:id="480" w:author="Jeffrey Davis" w:date="2026-04-22T21:28:00Z" w16du:dateUtc="2026-04-23T01:28:00Z"/>
          <w:rFonts w:ascii="Aptos" w:eastAsiaTheme="majorEastAsia" w:hAnsi="Aptos" w:cs="Arial"/>
          <w:bCs/>
          <w:color w:val="010101" w:themeColor="text1"/>
          <w:sz w:val="20"/>
          <w:rPrChange w:id="481" w:author="Jeffrey Davis" w:date="2026-04-22T21:28:00Z" w16du:dateUtc="2026-04-23T01:28:00Z">
            <w:rPr>
              <w:ins w:id="482" w:author="Jeffrey Davis" w:date="2026-04-22T21:28:00Z" w16du:dateUtc="2026-04-23T01:28:00Z"/>
              <w:rFonts w:ascii="Franklin Gothic Demi Cond" w:eastAsiaTheme="majorEastAsia" w:hAnsi="Franklin Gothic Demi Cond" w:cs="Arial"/>
              <w:bCs/>
              <w:color w:val="010101" w:themeColor="text1"/>
              <w:sz w:val="28"/>
            </w:rPr>
          </w:rPrChange>
        </w:rPr>
      </w:pPr>
      <w:ins w:id="483" w:author="Jeffrey Davis" w:date="2026-04-22T21:28:00Z" w16du:dateUtc="2026-04-23T01:28:00Z">
        <w:r w:rsidRPr="004D0E2F">
          <w:rPr>
            <w:rFonts w:ascii="Aptos" w:eastAsiaTheme="majorEastAsia" w:hAnsi="Aptos" w:cs="Arial"/>
            <w:bCs/>
            <w:color w:val="010101" w:themeColor="text1"/>
            <w:sz w:val="20"/>
            <w:rPrChange w:id="484" w:author="Jeffrey Davis" w:date="2026-04-22T21:28:00Z" w16du:dateUtc="2026-04-23T01:28:00Z">
              <w:rPr>
                <w:rFonts w:ascii="Franklin Gothic Demi Cond" w:eastAsiaTheme="majorEastAsia" w:hAnsi="Franklin Gothic Demi Cond" w:cs="Arial"/>
                <w:bCs/>
                <w:color w:val="010101" w:themeColor="text1"/>
                <w:sz w:val="28"/>
              </w:rPr>
            </w:rPrChange>
          </w:rPr>
          <w:t>Customer Support IM Leader (Jan 2007 - Jul 2008) - Led 30-project portfolio, $3.2M budget. First global shipment tracking app - 25% delivery time reduction.</w:t>
        </w:r>
      </w:ins>
    </w:p>
    <w:p w14:paraId="3F99FC36" w14:textId="77777777" w:rsidR="004D0E2F" w:rsidRPr="004D0E2F" w:rsidRDefault="004D0E2F" w:rsidP="00D776CE">
      <w:pPr>
        <w:spacing w:afterLines="0" w:after="200" w:line="276" w:lineRule="auto"/>
        <w:contextualSpacing w:val="0"/>
        <w:rPr>
          <w:ins w:id="485" w:author="Jeffrey Davis" w:date="2026-04-22T21:28:00Z" w16du:dateUtc="2026-04-23T01:28:00Z"/>
          <w:rFonts w:ascii="Aptos" w:eastAsiaTheme="majorEastAsia" w:hAnsi="Aptos" w:cs="Arial"/>
          <w:bCs/>
          <w:color w:val="010101" w:themeColor="text1"/>
          <w:sz w:val="20"/>
          <w:rPrChange w:id="486" w:author="Jeffrey Davis" w:date="2026-04-22T21:28:00Z" w16du:dateUtc="2026-04-23T01:28:00Z">
            <w:rPr>
              <w:ins w:id="487" w:author="Jeffrey Davis" w:date="2026-04-22T21:28:00Z" w16du:dateUtc="2026-04-23T01:28:00Z"/>
              <w:rFonts w:ascii="Franklin Gothic Demi Cond" w:eastAsiaTheme="majorEastAsia" w:hAnsi="Franklin Gothic Demi Cond" w:cs="Arial"/>
              <w:bCs/>
              <w:color w:val="010101" w:themeColor="text1"/>
              <w:sz w:val="28"/>
            </w:rPr>
          </w:rPrChange>
        </w:rPr>
      </w:pPr>
      <w:ins w:id="488" w:author="Jeffrey Davis" w:date="2026-04-22T21:28:00Z" w16du:dateUtc="2026-04-23T01:28:00Z">
        <w:r w:rsidRPr="004D0E2F">
          <w:rPr>
            <w:rFonts w:ascii="Aptos" w:eastAsiaTheme="majorEastAsia" w:hAnsi="Aptos" w:cs="Arial"/>
            <w:bCs/>
            <w:color w:val="010101" w:themeColor="text1"/>
            <w:sz w:val="20"/>
            <w:rPrChange w:id="489" w:author="Jeffrey Davis" w:date="2026-04-22T21:28:00Z" w16du:dateUtc="2026-04-23T01:28:00Z">
              <w:rPr>
                <w:rFonts w:ascii="Franklin Gothic Demi Cond" w:eastAsiaTheme="majorEastAsia" w:hAnsi="Franklin Gothic Demi Cond" w:cs="Arial"/>
                <w:bCs/>
                <w:color w:val="010101" w:themeColor="text1"/>
                <w:sz w:val="28"/>
              </w:rPr>
            </w:rPrChange>
          </w:rPr>
          <w:t>Commercial IM Leader (Feb 2006 - Jan 2007) - CustomerCentral CRM, $1M budget generating $70M OM benefits. China Ministry of Rail Technology Summit.</w:t>
        </w:r>
      </w:ins>
    </w:p>
    <w:p w14:paraId="313365FA" w14:textId="77777777" w:rsidR="004D0E2F" w:rsidRPr="004D0E2F" w:rsidRDefault="004D0E2F" w:rsidP="00D776CE">
      <w:pPr>
        <w:spacing w:afterLines="0" w:after="200" w:line="276" w:lineRule="auto"/>
        <w:contextualSpacing w:val="0"/>
        <w:rPr>
          <w:ins w:id="490" w:author="Jeffrey Davis" w:date="2026-04-22T21:28:00Z" w16du:dateUtc="2026-04-23T01:28:00Z"/>
          <w:rFonts w:ascii="Aptos" w:eastAsiaTheme="majorEastAsia" w:hAnsi="Aptos" w:cs="Arial"/>
          <w:bCs/>
          <w:color w:val="010101" w:themeColor="text1"/>
          <w:sz w:val="20"/>
          <w:rPrChange w:id="491" w:author="Jeffrey Davis" w:date="2026-04-22T21:28:00Z" w16du:dateUtc="2026-04-23T01:28:00Z">
            <w:rPr>
              <w:ins w:id="492" w:author="Jeffrey Davis" w:date="2026-04-22T21:28:00Z" w16du:dateUtc="2026-04-23T01:28:00Z"/>
              <w:rFonts w:ascii="Franklin Gothic Demi Cond" w:eastAsiaTheme="majorEastAsia" w:hAnsi="Franklin Gothic Demi Cond" w:cs="Arial"/>
              <w:bCs/>
              <w:color w:val="010101" w:themeColor="text1"/>
              <w:sz w:val="28"/>
            </w:rPr>
          </w:rPrChange>
        </w:rPr>
      </w:pPr>
      <w:ins w:id="493" w:author="Jeffrey Davis" w:date="2026-04-22T21:28:00Z" w16du:dateUtc="2026-04-23T01:28:00Z">
        <w:r w:rsidRPr="004D0E2F">
          <w:rPr>
            <w:rFonts w:ascii="Aptos" w:eastAsiaTheme="majorEastAsia" w:hAnsi="Aptos" w:cs="Arial"/>
            <w:bCs/>
            <w:color w:val="010101" w:themeColor="text1"/>
            <w:sz w:val="20"/>
            <w:rPrChange w:id="494" w:author="Jeffrey Davis" w:date="2026-04-22T21:28:00Z" w16du:dateUtc="2026-04-23T01:28:00Z">
              <w:rPr>
                <w:rFonts w:ascii="Franklin Gothic Demi Cond" w:eastAsiaTheme="majorEastAsia" w:hAnsi="Franklin Gothic Demi Cond" w:cs="Arial"/>
                <w:bCs/>
                <w:color w:val="010101" w:themeColor="text1"/>
                <w:sz w:val="28"/>
              </w:rPr>
            </w:rPrChange>
          </w:rPr>
          <w:t>IM Program Manager, Quality Systems (Jun 2004 - Feb 2006) - Evolution Series Locomotive launch. Failure rate: 2.08/year.</w:t>
        </w:r>
      </w:ins>
    </w:p>
    <w:p w14:paraId="7E061AF6" w14:textId="77777777" w:rsidR="004D0E2F" w:rsidRPr="004D0E2F" w:rsidRDefault="004D0E2F" w:rsidP="00D776CE">
      <w:pPr>
        <w:spacing w:afterLines="0" w:after="200" w:line="276" w:lineRule="auto"/>
        <w:contextualSpacing w:val="0"/>
        <w:rPr>
          <w:ins w:id="495" w:author="Jeffrey Davis" w:date="2026-04-22T21:28:00Z" w16du:dateUtc="2026-04-23T01:28:00Z"/>
          <w:rFonts w:ascii="Aptos" w:eastAsiaTheme="majorEastAsia" w:hAnsi="Aptos" w:cs="Arial"/>
          <w:bCs/>
          <w:color w:val="010101" w:themeColor="text1"/>
          <w:sz w:val="20"/>
          <w:rPrChange w:id="496" w:author="Jeffrey Davis" w:date="2026-04-22T21:28:00Z" w16du:dateUtc="2026-04-23T01:28:00Z">
            <w:rPr>
              <w:ins w:id="497" w:author="Jeffrey Davis" w:date="2026-04-22T21:28:00Z" w16du:dateUtc="2026-04-23T01:28:00Z"/>
              <w:rFonts w:ascii="Franklin Gothic Demi Cond" w:eastAsiaTheme="majorEastAsia" w:hAnsi="Franklin Gothic Demi Cond" w:cs="Arial"/>
              <w:bCs/>
              <w:color w:val="010101" w:themeColor="text1"/>
              <w:sz w:val="28"/>
            </w:rPr>
          </w:rPrChange>
        </w:rPr>
      </w:pPr>
      <w:ins w:id="498" w:author="Jeffrey Davis" w:date="2026-04-22T21:28:00Z" w16du:dateUtc="2026-04-23T01:28:00Z">
        <w:r w:rsidRPr="004D0E2F">
          <w:rPr>
            <w:rFonts w:ascii="Aptos" w:eastAsiaTheme="majorEastAsia" w:hAnsi="Aptos" w:cs="Arial"/>
            <w:bCs/>
            <w:color w:val="010101" w:themeColor="text1"/>
            <w:sz w:val="20"/>
            <w:rPrChange w:id="499" w:author="Jeffrey Davis" w:date="2026-04-22T21:28:00Z" w16du:dateUtc="2026-04-23T01:28:00Z">
              <w:rPr>
                <w:rFonts w:ascii="Franklin Gothic Demi Cond" w:eastAsiaTheme="majorEastAsia" w:hAnsi="Franklin Gothic Demi Cond" w:cs="Arial"/>
                <w:bCs/>
                <w:color w:val="010101" w:themeColor="text1"/>
                <w:sz w:val="28"/>
              </w:rPr>
            </w:rPrChange>
          </w:rPr>
          <w:t>Senior Project Leader (Sep 2000 - Jun 2004) - eServices platform: 9,000+ locomotives, $50M+ OM benefits. First B2B platform.</w:t>
        </w:r>
      </w:ins>
    </w:p>
    <w:p w14:paraId="3AC89FDB" w14:textId="77777777" w:rsidR="004D0E2F" w:rsidRPr="004D0E2F" w:rsidRDefault="004D0E2F" w:rsidP="00D776CE">
      <w:pPr>
        <w:spacing w:afterLines="0" w:after="200" w:line="276" w:lineRule="auto"/>
        <w:contextualSpacing w:val="0"/>
        <w:rPr>
          <w:ins w:id="500" w:author="Jeffrey Davis" w:date="2026-04-22T21:28:00Z" w16du:dateUtc="2026-04-23T01:28:00Z"/>
          <w:rFonts w:ascii="Aptos" w:eastAsiaTheme="majorEastAsia" w:hAnsi="Aptos" w:cs="Arial"/>
          <w:bCs/>
          <w:color w:val="010101" w:themeColor="text1"/>
          <w:sz w:val="20"/>
          <w:rPrChange w:id="501" w:author="Jeffrey Davis" w:date="2026-04-22T21:28:00Z" w16du:dateUtc="2026-04-23T01:28:00Z">
            <w:rPr>
              <w:ins w:id="502" w:author="Jeffrey Davis" w:date="2026-04-22T21:28:00Z" w16du:dateUtc="2026-04-23T01:28:00Z"/>
              <w:rFonts w:ascii="Franklin Gothic Demi Cond" w:eastAsiaTheme="majorEastAsia" w:hAnsi="Franklin Gothic Demi Cond" w:cs="Arial"/>
              <w:bCs/>
              <w:color w:val="010101" w:themeColor="text1"/>
              <w:sz w:val="28"/>
            </w:rPr>
          </w:rPrChange>
        </w:rPr>
      </w:pPr>
      <w:ins w:id="503" w:author="Jeffrey Davis" w:date="2026-04-22T21:28:00Z" w16du:dateUtc="2026-04-23T01:28:00Z">
        <w:r w:rsidRPr="004D0E2F">
          <w:rPr>
            <w:rFonts w:ascii="Aptos" w:eastAsiaTheme="majorEastAsia" w:hAnsi="Aptos" w:cs="Arial"/>
            <w:bCs/>
            <w:color w:val="010101" w:themeColor="text1"/>
            <w:sz w:val="20"/>
            <w:rPrChange w:id="504" w:author="Jeffrey Davis" w:date="2026-04-22T21:28:00Z" w16du:dateUtc="2026-04-23T01:28:00Z">
              <w:rPr>
                <w:rFonts w:ascii="Franklin Gothic Demi Cond" w:eastAsiaTheme="majorEastAsia" w:hAnsi="Franklin Gothic Demi Cond" w:cs="Arial"/>
                <w:bCs/>
                <w:color w:val="010101" w:themeColor="text1"/>
                <w:sz w:val="28"/>
              </w:rPr>
            </w:rPrChange>
          </w:rPr>
          <w:t>IM Systems Analyst (Jan 1998 - Sep 2000) - Oracle ERP 10.7. Y2K Readiness Team.</w:t>
        </w:r>
      </w:ins>
    </w:p>
    <w:p w14:paraId="27A9B47B" w14:textId="77777777" w:rsidR="004D0E2F" w:rsidRPr="004D0E2F" w:rsidRDefault="004D0E2F" w:rsidP="00D776CE">
      <w:pPr>
        <w:spacing w:afterLines="0" w:after="200" w:line="276" w:lineRule="auto"/>
        <w:contextualSpacing w:val="0"/>
        <w:rPr>
          <w:ins w:id="505" w:author="Jeffrey Davis" w:date="2026-04-22T21:28:00Z" w16du:dateUtc="2026-04-23T01:28:00Z"/>
          <w:rFonts w:ascii="Aptos" w:eastAsiaTheme="majorEastAsia" w:hAnsi="Aptos" w:cs="Arial"/>
          <w:bCs/>
          <w:color w:val="010101" w:themeColor="text1"/>
          <w:sz w:val="20"/>
          <w:rPrChange w:id="506" w:author="Jeffrey Davis" w:date="2026-04-22T21:28:00Z" w16du:dateUtc="2026-04-23T01:28:00Z">
            <w:rPr>
              <w:ins w:id="507" w:author="Jeffrey Davis" w:date="2026-04-22T21:28:00Z" w16du:dateUtc="2026-04-23T01:28:00Z"/>
              <w:rFonts w:ascii="Franklin Gothic Demi Cond" w:eastAsiaTheme="majorEastAsia" w:hAnsi="Franklin Gothic Demi Cond" w:cs="Arial"/>
              <w:bCs/>
              <w:color w:val="010101" w:themeColor="text1"/>
              <w:sz w:val="28"/>
            </w:rPr>
          </w:rPrChange>
        </w:rPr>
      </w:pPr>
    </w:p>
    <w:p w14:paraId="729A1445" w14:textId="77777777" w:rsidR="004D0E2F" w:rsidRPr="004D0E2F" w:rsidRDefault="004D0E2F" w:rsidP="00D776CE">
      <w:pPr>
        <w:spacing w:afterLines="0" w:after="200" w:line="276" w:lineRule="auto"/>
        <w:contextualSpacing w:val="0"/>
        <w:rPr>
          <w:ins w:id="508" w:author="Jeffrey Davis" w:date="2026-04-22T21:28:00Z" w16du:dateUtc="2026-04-23T01:28:00Z"/>
          <w:rFonts w:ascii="Aptos" w:eastAsiaTheme="majorEastAsia" w:hAnsi="Aptos" w:cs="Arial"/>
          <w:bCs/>
          <w:color w:val="010101" w:themeColor="text1"/>
          <w:sz w:val="20"/>
          <w:rPrChange w:id="509" w:author="Jeffrey Davis" w:date="2026-04-22T21:28:00Z" w16du:dateUtc="2026-04-23T01:28:00Z">
            <w:rPr>
              <w:ins w:id="510" w:author="Jeffrey Davis" w:date="2026-04-22T21:28:00Z" w16du:dateUtc="2026-04-23T01:28:00Z"/>
              <w:rFonts w:ascii="Franklin Gothic Demi Cond" w:eastAsiaTheme="majorEastAsia" w:hAnsi="Franklin Gothic Demi Cond" w:cs="Arial"/>
              <w:bCs/>
              <w:color w:val="010101" w:themeColor="text1"/>
              <w:sz w:val="28"/>
            </w:rPr>
          </w:rPrChange>
        </w:rPr>
      </w:pPr>
      <w:ins w:id="511" w:author="Jeffrey Davis" w:date="2026-04-22T21:28:00Z" w16du:dateUtc="2026-04-23T01:28:00Z">
        <w:r w:rsidRPr="004D0E2F">
          <w:rPr>
            <w:rFonts w:ascii="Aptos" w:eastAsiaTheme="majorEastAsia" w:hAnsi="Aptos" w:cs="Arial"/>
            <w:bCs/>
            <w:color w:val="010101" w:themeColor="text1"/>
            <w:sz w:val="20"/>
            <w:rPrChange w:id="512" w:author="Jeffrey Davis" w:date="2026-04-22T21:28:00Z" w16du:dateUtc="2026-04-23T01:28:00Z">
              <w:rPr>
                <w:rFonts w:ascii="Franklin Gothic Demi Cond" w:eastAsiaTheme="majorEastAsia" w:hAnsi="Franklin Gothic Demi Cond" w:cs="Arial"/>
                <w:bCs/>
                <w:color w:val="010101" w:themeColor="text1"/>
                <w:sz w:val="28"/>
              </w:rPr>
            </w:rPrChange>
          </w:rPr>
          <w:t>INDEPENDENT ORACLE CONSULTANT, Erie, PA</w:t>
        </w:r>
        <w:r w:rsidRPr="004D0E2F">
          <w:rPr>
            <w:rFonts w:ascii="Aptos" w:eastAsiaTheme="majorEastAsia" w:hAnsi="Aptos" w:cs="Arial"/>
            <w:bCs/>
            <w:color w:val="010101" w:themeColor="text1"/>
            <w:sz w:val="20"/>
            <w:rPrChange w:id="513" w:author="Jeffrey Davis" w:date="2026-04-22T21:28:00Z" w16du:dateUtc="2026-04-23T01:28:00Z">
              <w:rPr>
                <w:rFonts w:ascii="Franklin Gothic Demi Cond" w:eastAsiaTheme="majorEastAsia" w:hAnsi="Franklin Gothic Demi Cond" w:cs="Arial"/>
                <w:bCs/>
                <w:color w:val="010101" w:themeColor="text1"/>
                <w:sz w:val="28"/>
              </w:rPr>
            </w:rPrChange>
          </w:rPr>
          <w:tab/>
        </w:r>
        <w:r w:rsidRPr="004D0E2F">
          <w:rPr>
            <w:rFonts w:ascii="Aptos" w:eastAsiaTheme="majorEastAsia" w:hAnsi="Aptos" w:cs="Arial"/>
            <w:bCs/>
            <w:color w:val="010101" w:themeColor="text1"/>
            <w:sz w:val="20"/>
            <w:rPrChange w:id="514" w:author="Jeffrey Davis" w:date="2026-04-22T21:28:00Z" w16du:dateUtc="2026-04-23T01:28:00Z">
              <w:rPr>
                <w:rFonts w:ascii="Franklin Gothic Demi Cond" w:eastAsiaTheme="majorEastAsia" w:hAnsi="Franklin Gothic Demi Cond" w:cs="Arial"/>
                <w:bCs/>
                <w:color w:val="010101" w:themeColor="text1"/>
                <w:sz w:val="28"/>
              </w:rPr>
            </w:rPrChange>
          </w:rPr>
          <w:tab/>
          <w:t>Project Manager (May 2012 - Dec 2012)</w:t>
        </w:r>
      </w:ins>
    </w:p>
    <w:p w14:paraId="0CB5EBCE" w14:textId="77777777" w:rsidR="004D0E2F" w:rsidRPr="004D0E2F" w:rsidRDefault="004D0E2F" w:rsidP="00D776CE">
      <w:pPr>
        <w:spacing w:afterLines="0" w:after="200" w:line="276" w:lineRule="auto"/>
        <w:contextualSpacing w:val="0"/>
        <w:rPr>
          <w:ins w:id="515" w:author="Jeffrey Davis" w:date="2026-04-22T21:28:00Z" w16du:dateUtc="2026-04-23T01:28:00Z"/>
          <w:rFonts w:ascii="Aptos" w:eastAsiaTheme="majorEastAsia" w:hAnsi="Aptos" w:cs="Arial"/>
          <w:bCs/>
          <w:color w:val="010101" w:themeColor="text1"/>
          <w:sz w:val="20"/>
          <w:rPrChange w:id="516" w:author="Jeffrey Davis" w:date="2026-04-22T21:28:00Z" w16du:dateUtc="2026-04-23T01:28:00Z">
            <w:rPr>
              <w:ins w:id="517" w:author="Jeffrey Davis" w:date="2026-04-22T21:28:00Z" w16du:dateUtc="2026-04-23T01:28:00Z"/>
              <w:rFonts w:ascii="Franklin Gothic Demi Cond" w:eastAsiaTheme="majorEastAsia" w:hAnsi="Franklin Gothic Demi Cond" w:cs="Arial"/>
              <w:bCs/>
              <w:color w:val="010101" w:themeColor="text1"/>
              <w:sz w:val="28"/>
            </w:rPr>
          </w:rPrChange>
        </w:rPr>
      </w:pPr>
      <w:ins w:id="518" w:author="Jeffrey Davis" w:date="2026-04-22T21:28:00Z" w16du:dateUtc="2026-04-23T01:28:00Z">
        <w:r w:rsidRPr="004D0E2F">
          <w:rPr>
            <w:rFonts w:ascii="Aptos" w:eastAsiaTheme="majorEastAsia" w:hAnsi="Aptos" w:cs="Arial"/>
            <w:bCs/>
            <w:color w:val="010101" w:themeColor="text1"/>
            <w:sz w:val="20"/>
            <w:rPrChange w:id="519" w:author="Jeffrey Davis" w:date="2026-04-22T21:28:00Z" w16du:dateUtc="2026-04-23T01:28:00Z">
              <w:rPr>
                <w:rFonts w:ascii="Franklin Gothic Demi Cond" w:eastAsiaTheme="majorEastAsia" w:hAnsi="Franklin Gothic Demi Cond" w:cs="Arial"/>
                <w:bCs/>
                <w:color w:val="010101" w:themeColor="text1"/>
                <w:sz w:val="28"/>
              </w:rPr>
            </w:rPrChange>
          </w:rPr>
          <w:t>IT project planning and resource selection for local businesses and educational institutions.</w:t>
        </w:r>
      </w:ins>
    </w:p>
    <w:p w14:paraId="11F5A454" w14:textId="77777777" w:rsidR="004D0E2F" w:rsidRPr="004D0E2F" w:rsidRDefault="004D0E2F" w:rsidP="00D776CE">
      <w:pPr>
        <w:spacing w:afterLines="0" w:after="200" w:line="276" w:lineRule="auto"/>
        <w:contextualSpacing w:val="0"/>
        <w:rPr>
          <w:ins w:id="520" w:author="Jeffrey Davis" w:date="2026-04-22T21:28:00Z" w16du:dateUtc="2026-04-23T01:28:00Z"/>
          <w:rFonts w:ascii="Aptos" w:eastAsiaTheme="majorEastAsia" w:hAnsi="Aptos" w:cs="Arial"/>
          <w:bCs/>
          <w:color w:val="010101" w:themeColor="text1"/>
          <w:sz w:val="20"/>
          <w:rPrChange w:id="521" w:author="Jeffrey Davis" w:date="2026-04-22T21:28:00Z" w16du:dateUtc="2026-04-23T01:28:00Z">
            <w:rPr>
              <w:ins w:id="522" w:author="Jeffrey Davis" w:date="2026-04-22T21:28:00Z" w16du:dateUtc="2026-04-23T01:28:00Z"/>
              <w:rFonts w:ascii="Franklin Gothic Demi Cond" w:eastAsiaTheme="majorEastAsia" w:hAnsi="Franklin Gothic Demi Cond" w:cs="Arial"/>
              <w:bCs/>
              <w:color w:val="010101" w:themeColor="text1"/>
              <w:sz w:val="28"/>
            </w:rPr>
          </w:rPrChange>
        </w:rPr>
      </w:pPr>
    </w:p>
    <w:p w14:paraId="074C26DE" w14:textId="77777777" w:rsidR="004D0E2F" w:rsidRPr="004D0E2F" w:rsidRDefault="004D0E2F" w:rsidP="00D776CE">
      <w:pPr>
        <w:spacing w:afterLines="0" w:after="200" w:line="276" w:lineRule="auto"/>
        <w:contextualSpacing w:val="0"/>
        <w:rPr>
          <w:ins w:id="523" w:author="Jeffrey Davis" w:date="2026-04-22T21:28:00Z" w16du:dateUtc="2026-04-23T01:28:00Z"/>
          <w:rFonts w:ascii="Aptos" w:eastAsiaTheme="majorEastAsia" w:hAnsi="Aptos" w:cs="Arial"/>
          <w:bCs/>
          <w:color w:val="010101" w:themeColor="text1"/>
          <w:sz w:val="20"/>
          <w:rPrChange w:id="524" w:author="Jeffrey Davis" w:date="2026-04-22T21:28:00Z" w16du:dateUtc="2026-04-23T01:28:00Z">
            <w:rPr>
              <w:ins w:id="525" w:author="Jeffrey Davis" w:date="2026-04-22T21:28:00Z" w16du:dateUtc="2026-04-23T01:28:00Z"/>
              <w:rFonts w:ascii="Franklin Gothic Demi Cond" w:eastAsiaTheme="majorEastAsia" w:hAnsi="Franklin Gothic Demi Cond" w:cs="Arial"/>
              <w:bCs/>
              <w:color w:val="010101" w:themeColor="text1"/>
              <w:sz w:val="28"/>
            </w:rPr>
          </w:rPrChange>
        </w:rPr>
      </w:pPr>
      <w:ins w:id="526" w:author="Jeffrey Davis" w:date="2026-04-22T21:28:00Z" w16du:dateUtc="2026-04-23T01:28:00Z">
        <w:r w:rsidRPr="004D0E2F">
          <w:rPr>
            <w:rFonts w:ascii="Aptos" w:eastAsiaTheme="majorEastAsia" w:hAnsi="Aptos" w:cs="Arial"/>
            <w:bCs/>
            <w:color w:val="010101" w:themeColor="text1"/>
            <w:sz w:val="20"/>
            <w:rPrChange w:id="527" w:author="Jeffrey Davis" w:date="2026-04-22T21:28:00Z" w16du:dateUtc="2026-04-23T01:28:00Z">
              <w:rPr>
                <w:rFonts w:ascii="Franklin Gothic Demi Cond" w:eastAsiaTheme="majorEastAsia" w:hAnsi="Franklin Gothic Demi Cond" w:cs="Arial"/>
                <w:bCs/>
                <w:color w:val="010101" w:themeColor="text1"/>
                <w:sz w:val="28"/>
              </w:rPr>
            </w:rPrChange>
          </w:rPr>
          <w:t>ELIAS COMMUNICATIONS, Pittsburgh, PA</w:t>
        </w:r>
        <w:r w:rsidRPr="004D0E2F">
          <w:rPr>
            <w:rFonts w:ascii="Aptos" w:eastAsiaTheme="majorEastAsia" w:hAnsi="Aptos" w:cs="Arial"/>
            <w:bCs/>
            <w:color w:val="010101" w:themeColor="text1"/>
            <w:sz w:val="20"/>
            <w:rPrChange w:id="528" w:author="Jeffrey Davis" w:date="2026-04-22T21:28:00Z" w16du:dateUtc="2026-04-23T01:28:00Z">
              <w:rPr>
                <w:rFonts w:ascii="Franklin Gothic Demi Cond" w:eastAsiaTheme="majorEastAsia" w:hAnsi="Franklin Gothic Demi Cond" w:cs="Arial"/>
                <w:bCs/>
                <w:color w:val="010101" w:themeColor="text1"/>
                <w:sz w:val="28"/>
              </w:rPr>
            </w:rPrChange>
          </w:rPr>
          <w:tab/>
        </w:r>
        <w:r w:rsidRPr="004D0E2F">
          <w:rPr>
            <w:rFonts w:ascii="Aptos" w:eastAsiaTheme="majorEastAsia" w:hAnsi="Aptos" w:cs="Arial"/>
            <w:bCs/>
            <w:color w:val="010101" w:themeColor="text1"/>
            <w:sz w:val="20"/>
            <w:rPrChange w:id="529" w:author="Jeffrey Davis" w:date="2026-04-22T21:28:00Z" w16du:dateUtc="2026-04-23T01:28:00Z">
              <w:rPr>
                <w:rFonts w:ascii="Franklin Gothic Demi Cond" w:eastAsiaTheme="majorEastAsia" w:hAnsi="Franklin Gothic Demi Cond" w:cs="Arial"/>
                <w:bCs/>
                <w:color w:val="010101" w:themeColor="text1"/>
                <w:sz w:val="28"/>
              </w:rPr>
            </w:rPrChange>
          </w:rPr>
          <w:tab/>
          <w:t>Director of Technical Services (May 1994 - Dec 1997)</w:t>
        </w:r>
      </w:ins>
    </w:p>
    <w:p w14:paraId="31A27504" w14:textId="77777777" w:rsidR="004D0E2F" w:rsidRPr="004D0E2F" w:rsidRDefault="004D0E2F" w:rsidP="00D776CE">
      <w:pPr>
        <w:spacing w:afterLines="0" w:after="200" w:line="276" w:lineRule="auto"/>
        <w:contextualSpacing w:val="0"/>
        <w:rPr>
          <w:ins w:id="530" w:author="Jeffrey Davis" w:date="2026-04-22T21:28:00Z" w16du:dateUtc="2026-04-23T01:28:00Z"/>
          <w:rFonts w:ascii="Aptos" w:eastAsiaTheme="majorEastAsia" w:hAnsi="Aptos" w:cs="Arial"/>
          <w:bCs/>
          <w:color w:val="010101" w:themeColor="text1"/>
          <w:sz w:val="20"/>
          <w:rPrChange w:id="531" w:author="Jeffrey Davis" w:date="2026-04-22T21:28:00Z" w16du:dateUtc="2026-04-23T01:28:00Z">
            <w:rPr>
              <w:ins w:id="532" w:author="Jeffrey Davis" w:date="2026-04-22T21:28:00Z" w16du:dateUtc="2026-04-23T01:28:00Z"/>
              <w:rFonts w:ascii="Franklin Gothic Demi Cond" w:eastAsiaTheme="majorEastAsia" w:hAnsi="Franklin Gothic Demi Cond" w:cs="Arial"/>
              <w:bCs/>
              <w:color w:val="010101" w:themeColor="text1"/>
              <w:sz w:val="28"/>
            </w:rPr>
          </w:rPrChange>
        </w:rPr>
      </w:pPr>
      <w:ins w:id="533" w:author="Jeffrey Davis" w:date="2026-04-22T21:28:00Z" w16du:dateUtc="2026-04-23T01:28:00Z">
        <w:r w:rsidRPr="004D0E2F">
          <w:rPr>
            <w:rFonts w:ascii="Aptos" w:eastAsiaTheme="majorEastAsia" w:hAnsi="Aptos" w:cs="Arial"/>
            <w:bCs/>
            <w:color w:val="010101" w:themeColor="text1"/>
            <w:sz w:val="20"/>
            <w:rPrChange w:id="534" w:author="Jeffrey Davis" w:date="2026-04-22T21:28:00Z" w16du:dateUtc="2026-04-23T01:28:00Z">
              <w:rPr>
                <w:rFonts w:ascii="Franklin Gothic Demi Cond" w:eastAsiaTheme="majorEastAsia" w:hAnsi="Franklin Gothic Demi Cond" w:cs="Arial"/>
                <w:bCs/>
                <w:color w:val="010101" w:themeColor="text1"/>
                <w:sz w:val="28"/>
              </w:rPr>
            </w:rPrChange>
          </w:rPr>
          <w:t>Led consulting practice delivering enterprise internet presence solutions. Full lifecycle: planning, implementation, and support.</w:t>
        </w:r>
      </w:ins>
    </w:p>
    <w:p w14:paraId="20BF8125" w14:textId="77777777" w:rsidR="004D0E2F" w:rsidRPr="004D0E2F" w:rsidRDefault="004D0E2F" w:rsidP="00D776CE">
      <w:pPr>
        <w:spacing w:afterLines="0" w:after="200" w:line="276" w:lineRule="auto"/>
        <w:contextualSpacing w:val="0"/>
        <w:rPr>
          <w:ins w:id="535" w:author="Jeffrey Davis" w:date="2026-04-22T21:28:00Z" w16du:dateUtc="2026-04-23T01:28:00Z"/>
          <w:rFonts w:ascii="Aptos" w:eastAsiaTheme="majorEastAsia" w:hAnsi="Aptos" w:cs="Arial"/>
          <w:bCs/>
          <w:color w:val="010101" w:themeColor="text1"/>
          <w:sz w:val="20"/>
          <w:rPrChange w:id="536" w:author="Jeffrey Davis" w:date="2026-04-22T21:28:00Z" w16du:dateUtc="2026-04-23T01:28:00Z">
            <w:rPr>
              <w:ins w:id="537" w:author="Jeffrey Davis" w:date="2026-04-22T21:28:00Z" w16du:dateUtc="2026-04-23T01:28:00Z"/>
              <w:rFonts w:ascii="Franklin Gothic Demi Cond" w:eastAsiaTheme="majorEastAsia" w:hAnsi="Franklin Gothic Demi Cond" w:cs="Arial"/>
              <w:bCs/>
              <w:color w:val="010101" w:themeColor="text1"/>
              <w:sz w:val="28"/>
            </w:rPr>
          </w:rPrChange>
        </w:rPr>
      </w:pPr>
    </w:p>
    <w:p w14:paraId="023E22C4" w14:textId="77777777" w:rsidR="004D0E2F" w:rsidRPr="004D0E2F" w:rsidRDefault="004D0E2F" w:rsidP="00D776CE">
      <w:pPr>
        <w:spacing w:afterLines="0" w:after="200" w:line="276" w:lineRule="auto"/>
        <w:contextualSpacing w:val="0"/>
        <w:rPr>
          <w:ins w:id="538" w:author="Jeffrey Davis" w:date="2026-04-22T21:28:00Z" w16du:dateUtc="2026-04-23T01:28:00Z"/>
          <w:rFonts w:ascii="Aptos" w:eastAsiaTheme="majorEastAsia" w:hAnsi="Aptos" w:cs="Arial"/>
          <w:bCs/>
          <w:color w:val="010101" w:themeColor="text1"/>
          <w:sz w:val="20"/>
          <w:rPrChange w:id="539" w:author="Jeffrey Davis" w:date="2026-04-22T21:28:00Z" w16du:dateUtc="2026-04-23T01:28:00Z">
            <w:rPr>
              <w:ins w:id="540" w:author="Jeffrey Davis" w:date="2026-04-22T21:28:00Z" w16du:dateUtc="2026-04-23T01:28:00Z"/>
              <w:rFonts w:ascii="Franklin Gothic Demi Cond" w:eastAsiaTheme="majorEastAsia" w:hAnsi="Franklin Gothic Demi Cond" w:cs="Arial"/>
              <w:bCs/>
              <w:color w:val="010101" w:themeColor="text1"/>
              <w:sz w:val="28"/>
            </w:rPr>
          </w:rPrChange>
        </w:rPr>
      </w:pPr>
      <w:ins w:id="541" w:author="Jeffrey Davis" w:date="2026-04-22T21:28:00Z" w16du:dateUtc="2026-04-23T01:28:00Z">
        <w:r w:rsidRPr="004D0E2F">
          <w:rPr>
            <w:rFonts w:ascii="Aptos" w:eastAsiaTheme="majorEastAsia" w:hAnsi="Aptos" w:cs="Arial"/>
            <w:bCs/>
            <w:color w:val="010101" w:themeColor="text1"/>
            <w:sz w:val="20"/>
            <w:rPrChange w:id="542" w:author="Jeffrey Davis" w:date="2026-04-22T21:28:00Z" w16du:dateUtc="2026-04-23T01:28:00Z">
              <w:rPr>
                <w:rFonts w:ascii="Franklin Gothic Demi Cond" w:eastAsiaTheme="majorEastAsia" w:hAnsi="Franklin Gothic Demi Cond" w:cs="Arial"/>
                <w:bCs/>
                <w:color w:val="010101" w:themeColor="text1"/>
                <w:sz w:val="28"/>
              </w:rPr>
            </w:rPrChange>
          </w:rPr>
          <w:t>ALGOR, INC., Pittsburgh, PA</w:t>
        </w:r>
        <w:r w:rsidRPr="004D0E2F">
          <w:rPr>
            <w:rFonts w:ascii="Aptos" w:eastAsiaTheme="majorEastAsia" w:hAnsi="Aptos" w:cs="Arial"/>
            <w:bCs/>
            <w:color w:val="010101" w:themeColor="text1"/>
            <w:sz w:val="20"/>
            <w:rPrChange w:id="543" w:author="Jeffrey Davis" w:date="2026-04-22T21:28:00Z" w16du:dateUtc="2026-04-23T01:28:00Z">
              <w:rPr>
                <w:rFonts w:ascii="Franklin Gothic Demi Cond" w:eastAsiaTheme="majorEastAsia" w:hAnsi="Franklin Gothic Demi Cond" w:cs="Arial"/>
                <w:bCs/>
                <w:color w:val="010101" w:themeColor="text1"/>
                <w:sz w:val="28"/>
              </w:rPr>
            </w:rPrChange>
          </w:rPr>
          <w:tab/>
        </w:r>
        <w:r w:rsidRPr="004D0E2F">
          <w:rPr>
            <w:rFonts w:ascii="Aptos" w:eastAsiaTheme="majorEastAsia" w:hAnsi="Aptos" w:cs="Arial"/>
            <w:bCs/>
            <w:color w:val="010101" w:themeColor="text1"/>
            <w:sz w:val="20"/>
            <w:rPrChange w:id="544" w:author="Jeffrey Davis" w:date="2026-04-22T21:28:00Z" w16du:dateUtc="2026-04-23T01:28:00Z">
              <w:rPr>
                <w:rFonts w:ascii="Franklin Gothic Demi Cond" w:eastAsiaTheme="majorEastAsia" w:hAnsi="Franklin Gothic Demi Cond" w:cs="Arial"/>
                <w:bCs/>
                <w:color w:val="010101" w:themeColor="text1"/>
                <w:sz w:val="28"/>
              </w:rPr>
            </w:rPrChange>
          </w:rPr>
          <w:tab/>
          <w:t>Technical Operations Manager (Mar 1992 - May 1994)</w:t>
        </w:r>
      </w:ins>
    </w:p>
    <w:p w14:paraId="15D82D5E" w14:textId="77777777" w:rsidR="004D0E2F" w:rsidRPr="004D0E2F" w:rsidRDefault="004D0E2F" w:rsidP="00D776CE">
      <w:pPr>
        <w:spacing w:afterLines="0" w:after="200" w:line="276" w:lineRule="auto"/>
        <w:contextualSpacing w:val="0"/>
        <w:rPr>
          <w:ins w:id="545" w:author="Jeffrey Davis" w:date="2026-04-22T21:28:00Z" w16du:dateUtc="2026-04-23T01:28:00Z"/>
          <w:rFonts w:ascii="Aptos" w:eastAsiaTheme="majorEastAsia" w:hAnsi="Aptos" w:cs="Arial"/>
          <w:bCs/>
          <w:color w:val="010101" w:themeColor="text1"/>
          <w:sz w:val="20"/>
          <w:rPrChange w:id="546" w:author="Jeffrey Davis" w:date="2026-04-22T21:28:00Z" w16du:dateUtc="2026-04-23T01:28:00Z">
            <w:rPr>
              <w:ins w:id="547" w:author="Jeffrey Davis" w:date="2026-04-22T21:28:00Z" w16du:dateUtc="2026-04-23T01:28:00Z"/>
              <w:rFonts w:ascii="Franklin Gothic Demi Cond" w:eastAsiaTheme="majorEastAsia" w:hAnsi="Franklin Gothic Demi Cond" w:cs="Arial"/>
              <w:bCs/>
              <w:color w:val="010101" w:themeColor="text1"/>
              <w:sz w:val="28"/>
            </w:rPr>
          </w:rPrChange>
        </w:rPr>
      </w:pPr>
      <w:ins w:id="548" w:author="Jeffrey Davis" w:date="2026-04-22T21:28:00Z" w16du:dateUtc="2026-04-23T01:28:00Z">
        <w:r w:rsidRPr="004D0E2F">
          <w:rPr>
            <w:rFonts w:ascii="Aptos" w:eastAsiaTheme="majorEastAsia" w:hAnsi="Aptos" w:cs="Arial"/>
            <w:bCs/>
            <w:color w:val="010101" w:themeColor="text1"/>
            <w:sz w:val="20"/>
            <w:rPrChange w:id="549" w:author="Jeffrey Davis" w:date="2026-04-22T21:28:00Z" w16du:dateUtc="2026-04-23T01:28:00Z">
              <w:rPr>
                <w:rFonts w:ascii="Franklin Gothic Demi Cond" w:eastAsiaTheme="majorEastAsia" w:hAnsi="Franklin Gothic Demi Cond" w:cs="Arial"/>
                <w:bCs/>
                <w:color w:val="010101" w:themeColor="text1"/>
                <w:sz w:val="28"/>
              </w:rPr>
            </w:rPrChange>
          </w:rPr>
          <w:t>Managed six-person IT department - application development, data center, infrastructure, budgeting.</w:t>
        </w:r>
      </w:ins>
    </w:p>
    <w:p w14:paraId="416D9D01" w14:textId="77777777" w:rsidR="004D0E2F" w:rsidRPr="004D0E2F" w:rsidRDefault="004D0E2F" w:rsidP="00D776CE">
      <w:pPr>
        <w:spacing w:afterLines="0" w:after="200" w:line="276" w:lineRule="auto"/>
        <w:contextualSpacing w:val="0"/>
        <w:rPr>
          <w:ins w:id="550" w:author="Jeffrey Davis" w:date="2026-04-22T21:28:00Z" w16du:dateUtc="2026-04-23T01:28:00Z"/>
          <w:rFonts w:ascii="Aptos" w:eastAsiaTheme="majorEastAsia" w:hAnsi="Aptos" w:cs="Arial"/>
          <w:bCs/>
          <w:color w:val="010101" w:themeColor="text1"/>
          <w:sz w:val="20"/>
          <w:rPrChange w:id="551" w:author="Jeffrey Davis" w:date="2026-04-22T21:28:00Z" w16du:dateUtc="2026-04-23T01:28:00Z">
            <w:rPr>
              <w:ins w:id="552" w:author="Jeffrey Davis" w:date="2026-04-22T21:28:00Z" w16du:dateUtc="2026-04-23T01:28:00Z"/>
              <w:rFonts w:ascii="Franklin Gothic Demi Cond" w:eastAsiaTheme="majorEastAsia" w:hAnsi="Franklin Gothic Demi Cond" w:cs="Arial"/>
              <w:bCs/>
              <w:color w:val="010101" w:themeColor="text1"/>
              <w:sz w:val="28"/>
            </w:rPr>
          </w:rPrChange>
        </w:rPr>
      </w:pPr>
      <w:ins w:id="553" w:author="Jeffrey Davis" w:date="2026-04-22T21:28:00Z" w16du:dateUtc="2026-04-23T01:28:00Z">
        <w:r w:rsidRPr="004D0E2F">
          <w:rPr>
            <w:rFonts w:ascii="Aptos" w:eastAsiaTheme="majorEastAsia" w:hAnsi="Aptos" w:cs="Arial"/>
            <w:bCs/>
            <w:color w:val="010101" w:themeColor="text1"/>
            <w:sz w:val="20"/>
            <w:rPrChange w:id="554" w:author="Jeffrey Davis" w:date="2026-04-22T21:28:00Z" w16du:dateUtc="2026-04-23T01:28:00Z">
              <w:rPr>
                <w:rFonts w:ascii="Franklin Gothic Demi Cond" w:eastAsiaTheme="majorEastAsia" w:hAnsi="Franklin Gothic Demi Cond" w:cs="Arial"/>
                <w:bCs/>
                <w:color w:val="010101" w:themeColor="text1"/>
                <w:sz w:val="28"/>
              </w:rPr>
            </w:rPrChange>
          </w:rPr>
          <w:t>Programmer / Analyst (Jul 1990 - Mar 1992) - Software testing, code inspection, automated sales and delivery system development.</w:t>
        </w:r>
      </w:ins>
    </w:p>
    <w:p w14:paraId="4F0CFA70" w14:textId="215127B9" w:rsidR="00FC3936" w:rsidRPr="00745544" w:rsidDel="004D0E2F" w:rsidRDefault="00D42D4C" w:rsidP="00FC3936">
      <w:pPr>
        <w:pStyle w:val="07Heading5"/>
        <w:spacing w:afterLines="0" w:after="0"/>
        <w:ind w:left="0"/>
        <w:contextualSpacing w:val="0"/>
        <w:rPr>
          <w:del w:id="555" w:author="Jeffrey Davis" w:date="2026-04-22T21:28:00Z" w16du:dateUtc="2026-04-23T01:28:00Z"/>
        </w:rPr>
      </w:pPr>
      <w:del w:id="556" w:author="Jeffrey Davis" w:date="2026-04-22T21:28:00Z" w16du:dateUtc="2026-04-23T01:28:00Z">
        <w:r w:rsidRPr="00745544" w:rsidDel="004D0E2F">
          <w:delText>PERFICIENT, INC.</w:delText>
        </w:r>
        <w:r w:rsidR="00FC3936" w:rsidRPr="00745544" w:rsidDel="004D0E2F">
          <w:tab/>
        </w:r>
        <w:r w:rsidR="00FC3936" w:rsidRPr="00745544" w:rsidDel="004D0E2F">
          <w:tab/>
        </w:r>
        <w:r w:rsidR="00FC3936" w:rsidRPr="00745544" w:rsidDel="004D0E2F">
          <w:tab/>
        </w:r>
        <w:r w:rsidR="00FC3936" w:rsidRPr="00745544" w:rsidDel="004D0E2F">
          <w:tab/>
        </w:r>
        <w:r w:rsidR="00FC3936" w:rsidRPr="00745544" w:rsidDel="004D0E2F">
          <w:tab/>
          <w:delText xml:space="preserve">          </w:delText>
        </w:r>
        <w:r w:rsidR="00FC3936" w:rsidRPr="00745544" w:rsidDel="004D0E2F">
          <w:tab/>
        </w:r>
        <w:r w:rsidR="00FC3936" w:rsidRPr="00745544" w:rsidDel="004D0E2F">
          <w:tab/>
          <w:delText xml:space="preserve">         </w:delText>
        </w:r>
        <w:r w:rsidR="00FC3936" w:rsidRPr="00745544" w:rsidDel="004D0E2F">
          <w:tab/>
          <w:delText xml:space="preserve">     </w:delText>
        </w:r>
        <w:r w:rsidR="00FC3936" w:rsidRPr="00745544" w:rsidDel="004D0E2F">
          <w:tab/>
          <w:delText xml:space="preserve">   </w:delText>
        </w:r>
      </w:del>
    </w:p>
    <w:p w14:paraId="3FF07B6C" w14:textId="4B7B5923" w:rsidR="00FC3936" w:rsidRPr="005023EF" w:rsidDel="004D0E2F" w:rsidRDefault="00FC3936" w:rsidP="00FC3936">
      <w:pPr>
        <w:pStyle w:val="Title"/>
        <w:rPr>
          <w:del w:id="557" w:author="Jeffrey Davis" w:date="2026-04-22T21:28:00Z" w16du:dateUtc="2026-04-23T01:28:00Z"/>
        </w:rPr>
      </w:pPr>
      <w:del w:id="558" w:author="Jeffrey Davis" w:date="2026-04-22T21:28:00Z" w16du:dateUtc="2026-04-23T01:28:00Z">
        <w:r w:rsidRPr="005023EF" w:rsidDel="004D0E2F">
          <w:delText>Sr. Project Manager</w:delText>
        </w:r>
      </w:del>
    </w:p>
    <w:p w14:paraId="07BBA4D2" w14:textId="56177A4A" w:rsidR="00FC3936" w:rsidRPr="00745544" w:rsidDel="004D0E2F" w:rsidRDefault="00FC3936" w:rsidP="00FC3936">
      <w:pPr>
        <w:rPr>
          <w:del w:id="559" w:author="Jeffrey Davis" w:date="2026-04-22T21:28:00Z" w16du:dateUtc="2026-04-23T01:28:00Z"/>
        </w:rPr>
      </w:pPr>
    </w:p>
    <w:p w14:paraId="44AEC3D0" w14:textId="76F091D7" w:rsidR="00FC3936" w:rsidRPr="009263BF" w:rsidDel="004D0E2F" w:rsidRDefault="00FC3936" w:rsidP="00FC3936">
      <w:pPr>
        <w:rPr>
          <w:del w:id="560" w:author="Jeffrey Davis" w:date="2026-04-22T21:28:00Z" w16du:dateUtc="2026-04-23T01:28:00Z"/>
          <w:rFonts w:ascii="Aptos" w:hAnsi="Aptos"/>
          <w:i/>
        </w:rPr>
      </w:pPr>
      <w:del w:id="561" w:author="Jeffrey Davis" w:date="2026-04-22T21:28:00Z" w16du:dateUtc="2026-04-23T01:28:00Z">
        <w:r w:rsidRPr="009263BF" w:rsidDel="004D0E2F">
          <w:rPr>
            <w:rFonts w:ascii="Aptos" w:hAnsi="Aptos"/>
            <w:b/>
            <w:bCs/>
          </w:rPr>
          <w:delText>CLIENT:</w:delText>
        </w:r>
        <w:r w:rsidRPr="009263BF" w:rsidDel="004D0E2F">
          <w:rPr>
            <w:rFonts w:ascii="Aptos" w:hAnsi="Aptos"/>
          </w:rPr>
          <w:delText xml:space="preserve"> Large Consumer Products Manufacturing Company</w:delText>
        </w:r>
      </w:del>
    </w:p>
    <w:p w14:paraId="7F9ACCE3" w14:textId="76F2DB46" w:rsidR="00FC3936" w:rsidRPr="00745544" w:rsidDel="004D0E2F" w:rsidRDefault="00FC3936" w:rsidP="00731FB3">
      <w:pPr>
        <w:pStyle w:val="09BodyCopy"/>
        <w:rPr>
          <w:del w:id="562" w:author="Jeffrey Davis" w:date="2026-04-22T21:28:00Z" w16du:dateUtc="2026-04-23T01:28:00Z"/>
        </w:rPr>
      </w:pPr>
      <w:del w:id="563" w:author="Jeffrey Davis" w:date="2026-04-22T21:28:00Z" w16du:dateUtc="2026-04-23T01:28:00Z">
        <w:r w:rsidRPr="00745544" w:rsidDel="004D0E2F">
          <w:delText xml:space="preserve">Participated in (or Led) a &lt;#&gt; person team doing &lt;analysis, design, development, implementation, enhancements and testing&gt; of a &lt;****1-2 sentence at most </w:delText>
        </w:r>
        <w:r w:rsidR="003C345B" w:rsidRPr="00745544" w:rsidDel="004D0E2F">
          <w:delText>talking</w:delText>
        </w:r>
        <w:r w:rsidRPr="00745544" w:rsidDel="004D0E2F">
          <w:delText xml:space="preserve"> about the project&gt; utilizing &lt;list only major technology that YOU personally worked on&gt;.</w:delText>
        </w:r>
      </w:del>
    </w:p>
    <w:p w14:paraId="70B327DC" w14:textId="5DD3134D" w:rsidR="00FC3936" w:rsidRPr="00745544" w:rsidDel="004D0E2F" w:rsidRDefault="00FC3936" w:rsidP="00FC3936">
      <w:pPr>
        <w:rPr>
          <w:del w:id="564" w:author="Jeffrey Davis" w:date="2026-04-22T21:28:00Z" w16du:dateUtc="2026-04-23T01:28:00Z"/>
        </w:rPr>
      </w:pPr>
    </w:p>
    <w:p w14:paraId="240D0574" w14:textId="06E1ACCD" w:rsidR="00FC3936" w:rsidRPr="00EA4252" w:rsidDel="004D0E2F" w:rsidRDefault="00FC3936" w:rsidP="00FC3936">
      <w:pPr>
        <w:rPr>
          <w:del w:id="565" w:author="Jeffrey Davis" w:date="2026-04-22T21:28:00Z" w16du:dateUtc="2026-04-23T01:28:00Z"/>
          <w:rFonts w:ascii="Aptos" w:hAnsi="Aptos"/>
        </w:rPr>
      </w:pPr>
      <w:del w:id="566" w:author="Jeffrey Davis" w:date="2026-04-22T21:28:00Z" w16du:dateUtc="2026-04-23T01:28:00Z">
        <w:r w:rsidRPr="00412CA8" w:rsidDel="004D0E2F">
          <w:rPr>
            <w:rFonts w:ascii="Aptos" w:hAnsi="Aptos"/>
            <w:b/>
            <w:bCs/>
          </w:rPr>
          <w:delText>Responsibilitie</w:delText>
        </w:r>
        <w:r w:rsidRPr="00FF5CC8" w:rsidDel="004D0E2F">
          <w:rPr>
            <w:rFonts w:ascii="Aptos" w:hAnsi="Aptos"/>
            <w:b/>
            <w:bCs/>
          </w:rPr>
          <w:delText>s:</w:delText>
        </w:r>
        <w:r w:rsidRPr="00EA4252" w:rsidDel="004D0E2F">
          <w:rPr>
            <w:rFonts w:ascii="Aptos" w:hAnsi="Aptos"/>
          </w:rPr>
          <w:delText xml:space="preserve"> *(here tell what YOU specifically did technically staring with most senior skills)</w:delText>
        </w:r>
      </w:del>
    </w:p>
    <w:p w14:paraId="22970796" w14:textId="4213B1D0" w:rsidR="00FC3936" w:rsidRPr="00745544" w:rsidDel="004D0E2F" w:rsidRDefault="00FC3936" w:rsidP="00460121">
      <w:pPr>
        <w:pStyle w:val="ListParagraph"/>
        <w:rPr>
          <w:del w:id="567" w:author="Jeffrey Davis" w:date="2026-04-22T21:28:00Z" w16du:dateUtc="2026-04-23T01:28:00Z"/>
        </w:rPr>
      </w:pPr>
      <w:del w:id="568" w:author="Jeffrey Davis" w:date="2026-04-22T21:28:00Z" w16du:dateUtc="2026-04-23T01:28:00Z">
        <w:r w:rsidRPr="00745544" w:rsidDel="004D0E2F">
          <w:delText>Performed multithreaded programming. Threaded APIs, synchronization and thread specific data.</w:delText>
        </w:r>
      </w:del>
    </w:p>
    <w:p w14:paraId="170AD42B" w14:textId="7D0C4A4F" w:rsidR="00FC3936" w:rsidRPr="00745544" w:rsidDel="004D0E2F" w:rsidRDefault="00FC3936" w:rsidP="00460121">
      <w:pPr>
        <w:pStyle w:val="ListParagraph"/>
        <w:rPr>
          <w:del w:id="569" w:author="Jeffrey Davis" w:date="2026-04-22T21:28:00Z" w16du:dateUtc="2026-04-23T01:28:00Z"/>
        </w:rPr>
      </w:pPr>
      <w:del w:id="570" w:author="Jeffrey Davis" w:date="2026-04-22T21:28:00Z" w16du:dateUtc="2026-04-23T01:28:00Z">
        <w:r w:rsidRPr="00745544" w:rsidDel="004D0E2F">
          <w:delText>Used ATL to create controls that….</w:delText>
        </w:r>
      </w:del>
    </w:p>
    <w:p w14:paraId="157A44D3" w14:textId="1C3B30E8" w:rsidR="00FC3936" w:rsidRPr="00745544" w:rsidDel="004D0E2F" w:rsidRDefault="00FC3936" w:rsidP="00460121">
      <w:pPr>
        <w:pStyle w:val="ListParagraph"/>
        <w:rPr>
          <w:del w:id="571" w:author="Jeffrey Davis" w:date="2026-04-22T21:28:00Z" w16du:dateUtc="2026-04-23T01:28:00Z"/>
        </w:rPr>
      </w:pPr>
      <w:del w:id="572" w:author="Jeffrey Davis" w:date="2026-04-22T21:28:00Z" w16du:dateUtc="2026-04-23T01:28:00Z">
        <w:r w:rsidRPr="00745544" w:rsidDel="004D0E2F">
          <w:delText>Created DLLs, custom drawn controls, dialogs, document/view to…..</w:delText>
        </w:r>
      </w:del>
    </w:p>
    <w:p w14:paraId="0EAF05E8" w14:textId="357EDDB1" w:rsidR="00FC3936" w:rsidRPr="00745544" w:rsidDel="004D0E2F" w:rsidRDefault="00FC3936" w:rsidP="00460121">
      <w:pPr>
        <w:pStyle w:val="ListParagraph"/>
        <w:rPr>
          <w:del w:id="573" w:author="Jeffrey Davis" w:date="2026-04-22T21:28:00Z" w16du:dateUtc="2026-04-23T01:28:00Z"/>
        </w:rPr>
      </w:pPr>
      <w:del w:id="574" w:author="Jeffrey Davis" w:date="2026-04-22T21:28:00Z" w16du:dateUtc="2026-04-23T01:28:00Z">
        <w:r w:rsidRPr="00745544" w:rsidDel="004D0E2F">
          <w:delText>Integrated COM and ATL with MFC………</w:delText>
        </w:r>
      </w:del>
    </w:p>
    <w:p w14:paraId="6B82520C" w14:textId="02D143FB" w:rsidR="00FC3936" w:rsidRPr="00745544" w:rsidDel="004D0E2F" w:rsidRDefault="00FC3936" w:rsidP="00460121">
      <w:pPr>
        <w:pStyle w:val="ListParagraph"/>
        <w:rPr>
          <w:del w:id="575" w:author="Jeffrey Davis" w:date="2026-04-22T21:28:00Z" w16du:dateUtc="2026-04-23T01:28:00Z"/>
        </w:rPr>
      </w:pPr>
      <w:del w:id="576" w:author="Jeffrey Davis" w:date="2026-04-22T21:28:00Z" w16du:dateUtc="2026-04-23T01:28:00Z">
        <w:r w:rsidRPr="00745544" w:rsidDel="004D0E2F">
          <w:delText xml:space="preserve">Transformed numerous </w:delText>
        </w:r>
        <w:r w:rsidR="003C345B" w:rsidRPr="00745544" w:rsidDel="004D0E2F">
          <w:delText>ODs</w:delText>
        </w:r>
        <w:r w:rsidRPr="00745544" w:rsidDel="004D0E2F">
          <w:delText xml:space="preserve"> into a corresponding Class Diagram (CD)</w:delText>
        </w:r>
      </w:del>
    </w:p>
    <w:p w14:paraId="01927C1E" w14:textId="31299F0B" w:rsidR="00FC3936" w:rsidRPr="00745544" w:rsidDel="004D0E2F" w:rsidRDefault="00FC3936" w:rsidP="00FC3936">
      <w:pPr>
        <w:rPr>
          <w:del w:id="577" w:author="Jeffrey Davis" w:date="2026-04-22T21:28:00Z" w16du:dateUtc="2026-04-23T01:28:00Z"/>
        </w:rPr>
      </w:pPr>
    </w:p>
    <w:p w14:paraId="6BB031C9" w14:textId="0AC67B25" w:rsidR="00FC3936" w:rsidRPr="00EA4252" w:rsidDel="004D0E2F" w:rsidRDefault="00FC3936" w:rsidP="00FC3936">
      <w:pPr>
        <w:rPr>
          <w:del w:id="578" w:author="Jeffrey Davis" w:date="2026-04-22T21:28:00Z" w16du:dateUtc="2026-04-23T01:28:00Z"/>
          <w:rFonts w:ascii="Aptos" w:hAnsi="Aptos"/>
          <w:b/>
          <w:bCs/>
        </w:rPr>
      </w:pPr>
      <w:del w:id="579" w:author="Jeffrey Davis" w:date="2026-04-22T21:28:00Z" w16du:dateUtc="2026-04-23T01:28:00Z">
        <w:r w:rsidRPr="00EA4252" w:rsidDel="004D0E2F">
          <w:rPr>
            <w:rFonts w:ascii="Aptos" w:hAnsi="Aptos"/>
            <w:b/>
            <w:bCs/>
          </w:rPr>
          <w:delText>Business/Technology Value</w:delText>
        </w:r>
      </w:del>
    </w:p>
    <w:p w14:paraId="6172D046" w14:textId="6B9B6BAB" w:rsidR="00FC3936" w:rsidRPr="00745544" w:rsidDel="004D0E2F" w:rsidRDefault="00FC3936" w:rsidP="00460121">
      <w:pPr>
        <w:pStyle w:val="ListParagraph"/>
        <w:rPr>
          <w:del w:id="580" w:author="Jeffrey Davis" w:date="2026-04-22T21:28:00Z" w16du:dateUtc="2026-04-23T01:28:00Z"/>
        </w:rPr>
      </w:pPr>
      <w:del w:id="581" w:author="Jeffrey Davis" w:date="2026-04-22T21:28:00Z" w16du:dateUtc="2026-04-23T01:28:00Z">
        <w:r w:rsidRPr="00745544" w:rsidDel="004D0E2F">
          <w:delText>After implementation, company realized ROI of $xxx.xx</w:delText>
        </w:r>
      </w:del>
    </w:p>
    <w:p w14:paraId="0CACF429" w14:textId="447E688C" w:rsidR="00FC3936" w:rsidDel="004D0E2F" w:rsidRDefault="00FC3936" w:rsidP="00FC3936">
      <w:pPr>
        <w:rPr>
          <w:del w:id="582" w:author="Jeffrey Davis" w:date="2026-04-22T21:28:00Z" w16du:dateUtc="2026-04-23T01:28:00Z"/>
        </w:rPr>
      </w:pPr>
    </w:p>
    <w:p w14:paraId="002B1FDD" w14:textId="407D8C37" w:rsidR="00FB23F1" w:rsidRPr="00745544" w:rsidDel="004D0E2F" w:rsidRDefault="00FB23F1" w:rsidP="00FC3936">
      <w:pPr>
        <w:rPr>
          <w:del w:id="583" w:author="Jeffrey Davis" w:date="2026-04-22T21:28:00Z" w16du:dateUtc="2026-04-23T01:28:00Z"/>
        </w:rPr>
      </w:pPr>
    </w:p>
    <w:p w14:paraId="013F180C" w14:textId="7101367C" w:rsidR="00757650" w:rsidRPr="009263BF" w:rsidDel="004D0E2F" w:rsidRDefault="00757650" w:rsidP="00757650">
      <w:pPr>
        <w:rPr>
          <w:del w:id="584" w:author="Jeffrey Davis" w:date="2026-04-22T21:28:00Z" w16du:dateUtc="2026-04-23T01:28:00Z"/>
          <w:rFonts w:ascii="Aptos" w:hAnsi="Aptos"/>
          <w:i/>
        </w:rPr>
      </w:pPr>
      <w:del w:id="585" w:author="Jeffrey Davis" w:date="2026-04-22T21:28:00Z" w16du:dateUtc="2026-04-23T01:28:00Z">
        <w:r w:rsidRPr="009263BF" w:rsidDel="004D0E2F">
          <w:rPr>
            <w:rFonts w:ascii="Aptos" w:hAnsi="Aptos"/>
            <w:b/>
            <w:bCs/>
          </w:rPr>
          <w:delText>CLIENT:</w:delText>
        </w:r>
        <w:r w:rsidRPr="009263BF" w:rsidDel="004D0E2F">
          <w:rPr>
            <w:rFonts w:ascii="Aptos" w:hAnsi="Aptos"/>
          </w:rPr>
          <w:delText xml:space="preserve"> Large Consumer Products Manufacturing Company</w:delText>
        </w:r>
      </w:del>
    </w:p>
    <w:p w14:paraId="6C8A3CC7" w14:textId="0D81FB61" w:rsidR="00757650" w:rsidRPr="00745544" w:rsidDel="004D0E2F" w:rsidRDefault="00757650" w:rsidP="00757650">
      <w:pPr>
        <w:pStyle w:val="09BodyCopy"/>
        <w:rPr>
          <w:del w:id="586" w:author="Jeffrey Davis" w:date="2026-04-22T21:28:00Z" w16du:dateUtc="2026-04-23T01:28:00Z"/>
        </w:rPr>
      </w:pPr>
      <w:del w:id="587" w:author="Jeffrey Davis" w:date="2026-04-22T21:28:00Z" w16du:dateUtc="2026-04-23T01:28:00Z">
        <w:r w:rsidRPr="00745544" w:rsidDel="004D0E2F">
          <w:delText>Participated in (or Led) a &lt;#&gt; person team doing &lt;analysis, design, development, implementation, enhancements and testing&gt; of a &lt;****1-2 sentence at most talking about the project&gt; utilizing &lt;list only major technology that YOU personally worked on&gt;.</w:delText>
        </w:r>
      </w:del>
    </w:p>
    <w:p w14:paraId="3B608AD3" w14:textId="4E95839E" w:rsidR="00FC3936" w:rsidRPr="00745544" w:rsidDel="004D0E2F" w:rsidRDefault="00FC3936" w:rsidP="00FC3936">
      <w:pPr>
        <w:rPr>
          <w:del w:id="588" w:author="Jeffrey Davis" w:date="2026-04-22T21:28:00Z" w16du:dateUtc="2026-04-23T01:28:00Z"/>
        </w:rPr>
      </w:pPr>
    </w:p>
    <w:p w14:paraId="084BCCFB" w14:textId="23743ED0" w:rsidR="00757650" w:rsidRPr="00EA4252" w:rsidDel="004D0E2F" w:rsidRDefault="00757650" w:rsidP="00757650">
      <w:pPr>
        <w:rPr>
          <w:del w:id="589" w:author="Jeffrey Davis" w:date="2026-04-22T21:28:00Z" w16du:dateUtc="2026-04-23T01:28:00Z"/>
          <w:rFonts w:ascii="Aptos" w:hAnsi="Aptos"/>
        </w:rPr>
      </w:pPr>
      <w:del w:id="590" w:author="Jeffrey Davis" w:date="2026-04-22T21:28:00Z" w16du:dateUtc="2026-04-23T01:28:00Z">
        <w:r w:rsidRPr="00412CA8" w:rsidDel="004D0E2F">
          <w:rPr>
            <w:rFonts w:ascii="Aptos" w:hAnsi="Aptos"/>
            <w:b/>
            <w:bCs/>
          </w:rPr>
          <w:delText>Responsibilities</w:delText>
        </w:r>
        <w:r w:rsidRPr="00FF5CC8" w:rsidDel="004D0E2F">
          <w:rPr>
            <w:rFonts w:ascii="Aptos" w:hAnsi="Aptos"/>
            <w:b/>
            <w:bCs/>
          </w:rPr>
          <w:delText>:</w:delText>
        </w:r>
        <w:r w:rsidRPr="00EA4252" w:rsidDel="004D0E2F">
          <w:rPr>
            <w:rFonts w:ascii="Aptos" w:hAnsi="Aptos"/>
          </w:rPr>
          <w:delText xml:space="preserve"> *(here tell what YOU specifically did technically staring with most senior skills)</w:delText>
        </w:r>
      </w:del>
    </w:p>
    <w:p w14:paraId="5F035F8C" w14:textId="68DDAE63" w:rsidR="00757650" w:rsidRPr="00745544" w:rsidDel="004D0E2F" w:rsidRDefault="00757650" w:rsidP="00460121">
      <w:pPr>
        <w:pStyle w:val="ListParagraph"/>
        <w:rPr>
          <w:del w:id="591" w:author="Jeffrey Davis" w:date="2026-04-22T21:28:00Z" w16du:dateUtc="2026-04-23T01:28:00Z"/>
        </w:rPr>
      </w:pPr>
      <w:del w:id="592" w:author="Jeffrey Davis" w:date="2026-04-22T21:28:00Z" w16du:dateUtc="2026-04-23T01:28:00Z">
        <w:r w:rsidRPr="00745544" w:rsidDel="004D0E2F">
          <w:delText>Performed multithreaded programming. Threaded APIs, synchronization and thread specific data.</w:delText>
        </w:r>
      </w:del>
    </w:p>
    <w:p w14:paraId="1F7557B3" w14:textId="64474405" w:rsidR="00757650" w:rsidRPr="00745544" w:rsidDel="004D0E2F" w:rsidRDefault="00757650" w:rsidP="00460121">
      <w:pPr>
        <w:pStyle w:val="ListParagraph"/>
        <w:rPr>
          <w:del w:id="593" w:author="Jeffrey Davis" w:date="2026-04-22T21:28:00Z" w16du:dateUtc="2026-04-23T01:28:00Z"/>
        </w:rPr>
      </w:pPr>
      <w:del w:id="594" w:author="Jeffrey Davis" w:date="2026-04-22T21:28:00Z" w16du:dateUtc="2026-04-23T01:28:00Z">
        <w:r w:rsidRPr="00745544" w:rsidDel="004D0E2F">
          <w:delText>Used ATL to create controls that….</w:delText>
        </w:r>
      </w:del>
    </w:p>
    <w:p w14:paraId="73B23FB2" w14:textId="0BCF16DC" w:rsidR="00757650" w:rsidRPr="00745544" w:rsidDel="004D0E2F" w:rsidRDefault="00757650" w:rsidP="00460121">
      <w:pPr>
        <w:pStyle w:val="ListParagraph"/>
        <w:rPr>
          <w:del w:id="595" w:author="Jeffrey Davis" w:date="2026-04-22T21:28:00Z" w16du:dateUtc="2026-04-23T01:28:00Z"/>
        </w:rPr>
      </w:pPr>
      <w:del w:id="596" w:author="Jeffrey Davis" w:date="2026-04-22T21:28:00Z" w16du:dateUtc="2026-04-23T01:28:00Z">
        <w:r w:rsidRPr="00745544" w:rsidDel="004D0E2F">
          <w:delText>Created DLLs, custom drawn controls, dialogs, document/view to…..</w:delText>
        </w:r>
      </w:del>
    </w:p>
    <w:p w14:paraId="18428F6B" w14:textId="53369362" w:rsidR="00757650" w:rsidRPr="00745544" w:rsidDel="004D0E2F" w:rsidRDefault="00757650" w:rsidP="00460121">
      <w:pPr>
        <w:pStyle w:val="ListParagraph"/>
        <w:rPr>
          <w:del w:id="597" w:author="Jeffrey Davis" w:date="2026-04-22T21:28:00Z" w16du:dateUtc="2026-04-23T01:28:00Z"/>
        </w:rPr>
      </w:pPr>
      <w:del w:id="598" w:author="Jeffrey Davis" w:date="2026-04-22T21:28:00Z" w16du:dateUtc="2026-04-23T01:28:00Z">
        <w:r w:rsidRPr="00745544" w:rsidDel="004D0E2F">
          <w:delText>Integrated COM and ATL with MFC………</w:delText>
        </w:r>
      </w:del>
    </w:p>
    <w:p w14:paraId="4C84CA2C" w14:textId="59A69BC5" w:rsidR="00757650" w:rsidRPr="00745544" w:rsidDel="004D0E2F" w:rsidRDefault="00757650" w:rsidP="00460121">
      <w:pPr>
        <w:pStyle w:val="ListParagraph"/>
        <w:rPr>
          <w:del w:id="599" w:author="Jeffrey Davis" w:date="2026-04-22T21:28:00Z" w16du:dateUtc="2026-04-23T01:28:00Z"/>
        </w:rPr>
      </w:pPr>
      <w:del w:id="600" w:author="Jeffrey Davis" w:date="2026-04-22T21:28:00Z" w16du:dateUtc="2026-04-23T01:28:00Z">
        <w:r w:rsidRPr="00745544" w:rsidDel="004D0E2F">
          <w:delText>Transformed numerous ODs into a corresponding Class Diagram (CD)</w:delText>
        </w:r>
      </w:del>
    </w:p>
    <w:p w14:paraId="1E10A085" w14:textId="67B2C4E2" w:rsidR="00FC3936" w:rsidRPr="00745544" w:rsidDel="004D0E2F" w:rsidRDefault="00FC3936" w:rsidP="00FC3936">
      <w:pPr>
        <w:rPr>
          <w:del w:id="601" w:author="Jeffrey Davis" w:date="2026-04-22T21:28:00Z" w16du:dateUtc="2026-04-23T01:28:00Z"/>
        </w:rPr>
      </w:pPr>
    </w:p>
    <w:p w14:paraId="2AECEF47" w14:textId="0DFE5BBB" w:rsidR="00757650" w:rsidRPr="00EA4252" w:rsidDel="004D0E2F" w:rsidRDefault="00757650" w:rsidP="00757650">
      <w:pPr>
        <w:rPr>
          <w:del w:id="602" w:author="Jeffrey Davis" w:date="2026-04-22T21:28:00Z" w16du:dateUtc="2026-04-23T01:28:00Z"/>
          <w:rFonts w:ascii="Aptos" w:hAnsi="Aptos"/>
          <w:b/>
          <w:bCs/>
        </w:rPr>
      </w:pPr>
      <w:del w:id="603" w:author="Jeffrey Davis" w:date="2026-04-22T21:28:00Z" w16du:dateUtc="2026-04-23T01:28:00Z">
        <w:r w:rsidRPr="00EA4252" w:rsidDel="004D0E2F">
          <w:rPr>
            <w:rFonts w:ascii="Aptos" w:hAnsi="Aptos"/>
            <w:b/>
            <w:bCs/>
          </w:rPr>
          <w:delText>Business/Technology Value</w:delText>
        </w:r>
      </w:del>
    </w:p>
    <w:p w14:paraId="5EA45174" w14:textId="32DCEC4E" w:rsidR="00757650" w:rsidRPr="00745544" w:rsidDel="004D0E2F" w:rsidRDefault="00757650" w:rsidP="00460121">
      <w:pPr>
        <w:pStyle w:val="ListParagraph"/>
        <w:rPr>
          <w:del w:id="604" w:author="Jeffrey Davis" w:date="2026-04-22T21:28:00Z" w16du:dateUtc="2026-04-23T01:28:00Z"/>
        </w:rPr>
      </w:pPr>
      <w:del w:id="605" w:author="Jeffrey Davis" w:date="2026-04-22T21:28:00Z" w16du:dateUtc="2026-04-23T01:28:00Z">
        <w:r w:rsidDel="004D0E2F">
          <w:delText>xxxxxx</w:delText>
        </w:r>
      </w:del>
    </w:p>
    <w:p w14:paraId="4A0688A8" w14:textId="32569E9C" w:rsidR="00FC3936" w:rsidDel="004D0E2F" w:rsidRDefault="00FC3936">
      <w:pPr>
        <w:spacing w:afterLines="0" w:after="200" w:line="276" w:lineRule="auto"/>
        <w:contextualSpacing w:val="0"/>
        <w:rPr>
          <w:del w:id="606" w:author="Jeffrey Davis" w:date="2026-04-22T21:28:00Z" w16du:dateUtc="2026-04-23T01:28:00Z"/>
        </w:rPr>
      </w:pPr>
      <w:del w:id="607" w:author="Jeffrey Davis" w:date="2026-04-22T21:28:00Z" w16du:dateUtc="2026-04-23T01:28:00Z">
        <w:r w:rsidDel="004D0E2F">
          <w:br w:type="page"/>
        </w:r>
      </w:del>
    </w:p>
    <w:p w14:paraId="28CAC3B4" w14:textId="400FA2C2" w:rsidR="00D776CE" w:rsidDel="004D0E2F" w:rsidRDefault="00D776CE">
      <w:pPr>
        <w:spacing w:afterLines="0" w:after="200" w:line="276" w:lineRule="auto"/>
        <w:contextualSpacing w:val="0"/>
        <w:rPr>
          <w:del w:id="608" w:author="Jeffrey Davis" w:date="2026-04-22T21:28:00Z" w16du:dateUtc="2026-04-23T01:28:00Z"/>
        </w:rPr>
      </w:pPr>
    </w:p>
    <w:p w14:paraId="472A3D32" w14:textId="32E3CF62" w:rsidR="00FC3936" w:rsidDel="004D0E2F" w:rsidRDefault="00FC3936" w:rsidP="00FC3936">
      <w:pPr>
        <w:rPr>
          <w:del w:id="609" w:author="Jeffrey Davis" w:date="2026-04-22T21:28:00Z" w16du:dateUtc="2026-04-23T01:28:00Z"/>
        </w:rPr>
      </w:pPr>
    </w:p>
    <w:p w14:paraId="36EEAFF2" w14:textId="3F376333" w:rsidR="00D776CE" w:rsidRPr="00745544" w:rsidDel="004D0E2F" w:rsidRDefault="00D776CE" w:rsidP="00D776CE">
      <w:pPr>
        <w:pStyle w:val="07Heading5"/>
        <w:spacing w:afterLines="0" w:after="0"/>
        <w:ind w:left="0"/>
        <w:contextualSpacing w:val="0"/>
        <w:rPr>
          <w:del w:id="610" w:author="Jeffrey Davis" w:date="2026-04-22T21:28:00Z" w16du:dateUtc="2026-04-23T01:28:00Z"/>
        </w:rPr>
      </w:pPr>
      <w:del w:id="611" w:author="Jeffrey Davis" w:date="2026-04-22T21:28:00Z" w16du:dateUtc="2026-04-23T01:28:00Z">
        <w:r w:rsidDel="004D0E2F">
          <w:rPr>
            <w:noProof/>
          </w:rPr>
          <mc:AlternateContent>
            <mc:Choice Requires="wps">
              <w:drawing>
                <wp:anchor distT="0" distB="0" distL="114300" distR="114300" simplePos="0" relativeHeight="251658243" behindDoc="0" locked="0" layoutInCell="1" allowOverlap="1" wp14:anchorId="29B1EA01" wp14:editId="296AE548">
                  <wp:simplePos x="0" y="0"/>
                  <wp:positionH relativeFrom="margin">
                    <wp:posOffset>4038600</wp:posOffset>
                  </wp:positionH>
                  <wp:positionV relativeFrom="page">
                    <wp:posOffset>1177636</wp:posOffset>
                  </wp:positionV>
                  <wp:extent cx="2618220" cy="408305"/>
                  <wp:effectExtent l="0" t="0" r="0" b="0"/>
                  <wp:wrapNone/>
                  <wp:docPr id="1949850311" name="Text Box 14"/>
                  <wp:cNvGraphicFramePr/>
                  <a:graphic xmlns:a="http://schemas.openxmlformats.org/drawingml/2006/main">
                    <a:graphicData uri="http://schemas.microsoft.com/office/word/2010/wordprocessingShape">
                      <wps:wsp>
                        <wps:cNvSpPr txBox="1"/>
                        <wps:spPr>
                          <a:xfrm>
                            <a:off x="0" y="0"/>
                            <a:ext cx="2618220" cy="408305"/>
                          </a:xfrm>
                          <a:prstGeom prst="rect">
                            <a:avLst/>
                          </a:prstGeom>
                          <a:noFill/>
                          <a:ln w="6350">
                            <a:noFill/>
                          </a:ln>
                        </wps:spPr>
                        <wps:txbx>
                          <w:txbxContent>
                            <w:p w14:paraId="5454091E" w14:textId="77777777" w:rsidR="00D776CE" w:rsidRPr="00D776CE" w:rsidRDefault="00D776CE" w:rsidP="00D776CE">
                              <w:pPr>
                                <w:pStyle w:val="Heading1"/>
                                <w:rPr>
                                  <w:sz w:val="28"/>
                                  <w:szCs w:val="28"/>
                                </w:rPr>
                              </w:pPr>
                              <w:r w:rsidRPr="00D776CE">
                                <w:rPr>
                                  <w:sz w:val="28"/>
                                  <w:szCs w:val="28"/>
                                </w:rPr>
                                <w:t>START DATE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1EA01" id="_x0000_s1029" type="#_x0000_t202" style="position:absolute;margin-left:318pt;margin-top:92.75pt;width:206.15pt;height:32.1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" filled="f" stroked="f" strokeweight=".5pt">
                  <v:textbox>
                    <w:txbxContent>
                      <w:p w14:paraId="5454091E" w14:textId="77777777" w:rsidR="00D776CE" w:rsidRPr="00D776CE" w:rsidRDefault="00D776CE" w:rsidP="00D776CE">
                        <w:pPr>
                          <w:pStyle w:val="Heading1"/>
                          <w:rPr>
                            <w:sz w:val="28"/>
                            <w:szCs w:val="28"/>
                          </w:rPr>
                        </w:pPr>
                        <w:r w:rsidRPr="00D776CE">
                          <w:rPr>
                            <w:sz w:val="28"/>
                            <w:szCs w:val="28"/>
                          </w:rPr>
                          <w:t>START DATE – PRESENT</w:t>
                        </w:r>
                      </w:p>
                    </w:txbxContent>
                  </v:textbox>
                  <w10:wrap anchorx="margin" anchory="page"/>
                </v:shape>
              </w:pict>
            </mc:Fallback>
          </mc:AlternateContent>
        </w:r>
        <w:r w:rsidR="00F21244" w:rsidDel="004D0E2F">
          <w:delText>[</w:delText>
        </w:r>
        <w:r w:rsidR="00D42D4C" w:rsidDel="004D0E2F">
          <w:delText>NAME PREVIOUS EMPLOYER HERE</w:delText>
        </w:r>
        <w:r w:rsidR="00F21244" w:rsidDel="004D0E2F">
          <w:delText>]</w:delText>
        </w:r>
        <w:r w:rsidRPr="00745544" w:rsidDel="004D0E2F">
          <w:tab/>
        </w:r>
        <w:r w:rsidRPr="00745544" w:rsidDel="004D0E2F">
          <w:tab/>
        </w:r>
        <w:r w:rsidRPr="00745544" w:rsidDel="004D0E2F">
          <w:tab/>
        </w:r>
        <w:r w:rsidRPr="00745544" w:rsidDel="004D0E2F">
          <w:tab/>
        </w:r>
        <w:r w:rsidRPr="00745544" w:rsidDel="004D0E2F">
          <w:tab/>
          <w:delText xml:space="preserve">          </w:delText>
        </w:r>
        <w:r w:rsidRPr="00745544" w:rsidDel="004D0E2F">
          <w:tab/>
        </w:r>
        <w:r w:rsidRPr="00745544" w:rsidDel="004D0E2F">
          <w:tab/>
          <w:delText xml:space="preserve">         </w:delText>
        </w:r>
        <w:r w:rsidRPr="00745544" w:rsidDel="004D0E2F">
          <w:tab/>
          <w:delText xml:space="preserve">     </w:delText>
        </w:r>
        <w:r w:rsidRPr="00745544" w:rsidDel="004D0E2F">
          <w:tab/>
          <w:delText xml:space="preserve">   </w:delText>
        </w:r>
      </w:del>
    </w:p>
    <w:p w14:paraId="7DE0ADE7" w14:textId="5EAF3603" w:rsidR="00D776CE" w:rsidRPr="005023EF" w:rsidDel="004D0E2F" w:rsidRDefault="002C3A90" w:rsidP="00D776CE">
      <w:pPr>
        <w:pStyle w:val="Title"/>
        <w:rPr>
          <w:del w:id="612" w:author="Jeffrey Davis" w:date="2026-04-22T21:28:00Z" w16du:dateUtc="2026-04-23T01:28:00Z"/>
        </w:rPr>
      </w:pPr>
      <w:del w:id="613" w:author="Jeffrey Davis" w:date="2026-04-22T21:28:00Z" w16du:dateUtc="2026-04-23T01:28:00Z">
        <w:r w:rsidDel="004D0E2F">
          <w:delText>Title/Position</w:delText>
        </w:r>
      </w:del>
    </w:p>
    <w:p w14:paraId="2F7C72B3" w14:textId="02B7E8D6" w:rsidR="00D776CE" w:rsidRPr="00745544" w:rsidDel="004D0E2F" w:rsidRDefault="00D776CE" w:rsidP="00D776CE">
      <w:pPr>
        <w:rPr>
          <w:del w:id="614" w:author="Jeffrey Davis" w:date="2026-04-22T21:28:00Z" w16du:dateUtc="2026-04-23T01:28:00Z"/>
        </w:rPr>
      </w:pPr>
    </w:p>
    <w:p w14:paraId="13668FAB" w14:textId="1E8C22CF" w:rsidR="00D776CE" w:rsidRPr="00745544" w:rsidDel="004D0E2F" w:rsidRDefault="00D776CE" w:rsidP="00D776CE">
      <w:pPr>
        <w:pStyle w:val="09BodyCopy"/>
        <w:rPr>
          <w:del w:id="615" w:author="Jeffrey Davis" w:date="2026-04-22T21:28:00Z" w16du:dateUtc="2026-04-23T01:28:00Z"/>
        </w:rPr>
      </w:pPr>
      <w:del w:id="616" w:author="Jeffrey Davis" w:date="2026-04-22T21:28:00Z" w16du:dateUtc="2026-04-23T01:28:00Z">
        <w:r w:rsidRPr="00745544" w:rsidDel="004D0E2F">
          <w:delText>Participated in (or Led) a &lt;#&gt; person team doing &lt;analysis, design, development, implementation, enhancements and testing&gt; of a &lt;****1-2 sentence at most talking about the project&gt; utilizing &lt;list only major technology that YOU personally worked on&gt;.</w:delText>
        </w:r>
      </w:del>
    </w:p>
    <w:p w14:paraId="60A24B3E" w14:textId="01201394" w:rsidR="00D776CE" w:rsidRPr="00745544" w:rsidDel="004D0E2F" w:rsidRDefault="00D776CE" w:rsidP="00D776CE">
      <w:pPr>
        <w:rPr>
          <w:del w:id="617" w:author="Jeffrey Davis" w:date="2026-04-22T21:28:00Z" w16du:dateUtc="2026-04-23T01:28:00Z"/>
        </w:rPr>
      </w:pPr>
    </w:p>
    <w:p w14:paraId="28A9173D" w14:textId="28690D94" w:rsidR="00DA6032" w:rsidRPr="00EA4252" w:rsidDel="004D0E2F" w:rsidRDefault="00DA6032" w:rsidP="00DA6032">
      <w:pPr>
        <w:rPr>
          <w:del w:id="618" w:author="Jeffrey Davis" w:date="2026-04-22T21:28:00Z" w16du:dateUtc="2026-04-23T01:28:00Z"/>
          <w:rFonts w:ascii="Aptos" w:hAnsi="Aptos"/>
        </w:rPr>
      </w:pPr>
      <w:del w:id="619" w:author="Jeffrey Davis" w:date="2026-04-22T21:28:00Z" w16du:dateUtc="2026-04-23T01:28:00Z">
        <w:r w:rsidRPr="00412CA8" w:rsidDel="004D0E2F">
          <w:rPr>
            <w:rFonts w:ascii="Aptos" w:hAnsi="Aptos"/>
            <w:b/>
            <w:bCs/>
          </w:rPr>
          <w:delText>Responsibilities</w:delText>
        </w:r>
        <w:r w:rsidRPr="00FF5CC8" w:rsidDel="004D0E2F">
          <w:rPr>
            <w:rFonts w:ascii="Aptos" w:hAnsi="Aptos"/>
            <w:b/>
            <w:bCs/>
          </w:rPr>
          <w:delText>:</w:delText>
        </w:r>
        <w:r w:rsidRPr="00EA4252" w:rsidDel="004D0E2F">
          <w:rPr>
            <w:rFonts w:ascii="Aptos" w:hAnsi="Aptos"/>
          </w:rPr>
          <w:delText xml:space="preserve"> *(here tell what YOU specifically did technically staring with most senior skills)</w:delText>
        </w:r>
      </w:del>
    </w:p>
    <w:p w14:paraId="79ED4092" w14:textId="24975C05" w:rsidR="00DA6032" w:rsidRPr="00745544" w:rsidDel="004D0E2F" w:rsidRDefault="00DA6032" w:rsidP="00460121">
      <w:pPr>
        <w:pStyle w:val="ListParagraph"/>
        <w:rPr>
          <w:del w:id="620" w:author="Jeffrey Davis" w:date="2026-04-22T21:28:00Z" w16du:dateUtc="2026-04-23T01:28:00Z"/>
        </w:rPr>
      </w:pPr>
      <w:del w:id="621" w:author="Jeffrey Davis" w:date="2026-04-22T21:28:00Z" w16du:dateUtc="2026-04-23T01:28:00Z">
        <w:r w:rsidRPr="00745544" w:rsidDel="004D0E2F">
          <w:delText>Performed multithreaded programming. Threaded APIs, synchronization and thread specific data.</w:delText>
        </w:r>
      </w:del>
    </w:p>
    <w:p w14:paraId="1DD310D6" w14:textId="0D963D7D" w:rsidR="00DA6032" w:rsidRPr="00745544" w:rsidDel="004D0E2F" w:rsidRDefault="00DA6032" w:rsidP="00460121">
      <w:pPr>
        <w:pStyle w:val="ListParagraph"/>
        <w:rPr>
          <w:del w:id="622" w:author="Jeffrey Davis" w:date="2026-04-22T21:28:00Z" w16du:dateUtc="2026-04-23T01:28:00Z"/>
        </w:rPr>
      </w:pPr>
      <w:del w:id="623" w:author="Jeffrey Davis" w:date="2026-04-22T21:28:00Z" w16du:dateUtc="2026-04-23T01:28:00Z">
        <w:r w:rsidRPr="00745544" w:rsidDel="004D0E2F">
          <w:delText>Used ATL to create controls that….</w:delText>
        </w:r>
      </w:del>
    </w:p>
    <w:p w14:paraId="45399585" w14:textId="3903B01A" w:rsidR="00DA6032" w:rsidRPr="00745544" w:rsidDel="004D0E2F" w:rsidRDefault="00DA6032" w:rsidP="00460121">
      <w:pPr>
        <w:pStyle w:val="ListParagraph"/>
        <w:rPr>
          <w:del w:id="624" w:author="Jeffrey Davis" w:date="2026-04-22T21:28:00Z" w16du:dateUtc="2026-04-23T01:28:00Z"/>
        </w:rPr>
      </w:pPr>
      <w:del w:id="625" w:author="Jeffrey Davis" w:date="2026-04-22T21:28:00Z" w16du:dateUtc="2026-04-23T01:28:00Z">
        <w:r w:rsidRPr="00745544" w:rsidDel="004D0E2F">
          <w:delText>Created DLLs, custom drawn controls, dialogs, document/view to…..</w:delText>
        </w:r>
      </w:del>
    </w:p>
    <w:p w14:paraId="4D29D67F" w14:textId="3A1A0CA8" w:rsidR="00DA6032" w:rsidRPr="00745544" w:rsidDel="004D0E2F" w:rsidRDefault="00DA6032" w:rsidP="00460121">
      <w:pPr>
        <w:pStyle w:val="ListParagraph"/>
        <w:rPr>
          <w:del w:id="626" w:author="Jeffrey Davis" w:date="2026-04-22T21:28:00Z" w16du:dateUtc="2026-04-23T01:28:00Z"/>
        </w:rPr>
      </w:pPr>
      <w:del w:id="627" w:author="Jeffrey Davis" w:date="2026-04-22T21:28:00Z" w16du:dateUtc="2026-04-23T01:28:00Z">
        <w:r w:rsidRPr="00745544" w:rsidDel="004D0E2F">
          <w:delText>Integrated COM and ATL with MFC………</w:delText>
        </w:r>
      </w:del>
    </w:p>
    <w:p w14:paraId="5916B567" w14:textId="699C5D68" w:rsidR="00DA6032" w:rsidRPr="00745544" w:rsidDel="004D0E2F" w:rsidRDefault="00DA6032" w:rsidP="00460121">
      <w:pPr>
        <w:pStyle w:val="ListParagraph"/>
        <w:rPr>
          <w:del w:id="628" w:author="Jeffrey Davis" w:date="2026-04-22T21:28:00Z" w16du:dateUtc="2026-04-23T01:28:00Z"/>
        </w:rPr>
      </w:pPr>
      <w:del w:id="629" w:author="Jeffrey Davis" w:date="2026-04-22T21:28:00Z" w16du:dateUtc="2026-04-23T01:28:00Z">
        <w:r w:rsidRPr="00745544" w:rsidDel="004D0E2F">
          <w:delText>Transformed numerous ODs into a corresponding Class Diagram (CD)</w:delText>
        </w:r>
      </w:del>
    </w:p>
    <w:p w14:paraId="573A2681" w14:textId="2EB84EA7" w:rsidR="00DA6032" w:rsidRPr="00745544" w:rsidDel="004D0E2F" w:rsidRDefault="00DA6032" w:rsidP="00DA6032">
      <w:pPr>
        <w:rPr>
          <w:del w:id="630" w:author="Jeffrey Davis" w:date="2026-04-22T21:28:00Z" w16du:dateUtc="2026-04-23T01:28:00Z"/>
        </w:rPr>
      </w:pPr>
    </w:p>
    <w:p w14:paraId="6CE406E4" w14:textId="04C50093" w:rsidR="00DA6032" w:rsidRPr="00EA4252" w:rsidDel="004D0E2F" w:rsidRDefault="00DA6032" w:rsidP="00DA6032">
      <w:pPr>
        <w:rPr>
          <w:del w:id="631" w:author="Jeffrey Davis" w:date="2026-04-22T21:28:00Z" w16du:dateUtc="2026-04-23T01:28:00Z"/>
          <w:rFonts w:ascii="Aptos" w:hAnsi="Aptos"/>
          <w:b/>
          <w:bCs/>
        </w:rPr>
      </w:pPr>
      <w:del w:id="632" w:author="Jeffrey Davis" w:date="2026-04-22T21:28:00Z" w16du:dateUtc="2026-04-23T01:28:00Z">
        <w:r w:rsidRPr="00EA4252" w:rsidDel="004D0E2F">
          <w:rPr>
            <w:rFonts w:ascii="Aptos" w:hAnsi="Aptos"/>
            <w:b/>
            <w:bCs/>
          </w:rPr>
          <w:delText>Business/Technology Value</w:delText>
        </w:r>
      </w:del>
    </w:p>
    <w:p w14:paraId="02E9457A" w14:textId="4B9CB7DD" w:rsidR="00DA6032" w:rsidRPr="00745544" w:rsidDel="004D0E2F" w:rsidRDefault="00DA6032" w:rsidP="00460121">
      <w:pPr>
        <w:pStyle w:val="ListParagraph"/>
        <w:rPr>
          <w:del w:id="633" w:author="Jeffrey Davis" w:date="2026-04-22T21:28:00Z" w16du:dateUtc="2026-04-23T01:28:00Z"/>
        </w:rPr>
      </w:pPr>
      <w:del w:id="634" w:author="Jeffrey Davis" w:date="2026-04-22T21:28:00Z" w16du:dateUtc="2026-04-23T01:28:00Z">
        <w:r w:rsidRPr="00745544" w:rsidDel="004D0E2F">
          <w:delText>After implementation, company realized ROI of $xxx.xx</w:delText>
        </w:r>
      </w:del>
    </w:p>
    <w:p w14:paraId="6114EF54" w14:textId="408F4AB8" w:rsidR="00261775" w:rsidRPr="00DA6032" w:rsidRDefault="00261775" w:rsidP="00D776CE">
      <w:pPr>
        <w:spacing w:afterLines="0" w:after="200" w:line="276" w:lineRule="auto"/>
        <w:contextualSpacing w:val="0"/>
        <w:rPr>
          <w:rFonts w:ascii="Aptos" w:hAnsi="Aptos"/>
        </w:rPr>
      </w:pPr>
    </w:p>
    <w:sectPr w:rsidR="00261775" w:rsidRPr="00DA6032" w:rsidSect="001E3F9F">
      <w:headerReference w:type="even" r:id="rId11"/>
      <w:headerReference w:type="default" r:id="rId12"/>
      <w:footerReference w:type="even" r:id="rId13"/>
      <w:footerReference w:type="default" r:id="rId14"/>
      <w:headerReference w:type="first" r:id="rId15"/>
      <w:footerReference w:type="first" r:id="rId16"/>
      <w:pgSz w:w="12240" w:h="15840"/>
      <w:pgMar w:top="570" w:right="720" w:bottom="135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81E50" w14:textId="77777777" w:rsidR="00C15C7F" w:rsidRDefault="00C15C7F" w:rsidP="00607391">
      <w:r>
        <w:separator/>
      </w:r>
    </w:p>
    <w:p w14:paraId="511FC7C4" w14:textId="77777777" w:rsidR="00C15C7F" w:rsidRDefault="00C15C7F" w:rsidP="00607391"/>
    <w:p w14:paraId="4B3F88D6" w14:textId="77777777" w:rsidR="00C15C7F" w:rsidRDefault="00C15C7F" w:rsidP="00607391"/>
    <w:p w14:paraId="5F716364" w14:textId="77777777" w:rsidR="00C15C7F" w:rsidRDefault="00C15C7F" w:rsidP="00607391"/>
    <w:p w14:paraId="1BFED184" w14:textId="77777777" w:rsidR="00C15C7F" w:rsidRDefault="00C15C7F" w:rsidP="00607391"/>
  </w:endnote>
  <w:endnote w:type="continuationSeparator" w:id="0">
    <w:p w14:paraId="5465604B" w14:textId="77777777" w:rsidR="00C15C7F" w:rsidRDefault="00C15C7F" w:rsidP="00607391">
      <w:r>
        <w:continuationSeparator/>
      </w:r>
    </w:p>
    <w:p w14:paraId="502C0133" w14:textId="77777777" w:rsidR="00C15C7F" w:rsidRDefault="00C15C7F" w:rsidP="00607391"/>
    <w:p w14:paraId="4336E735" w14:textId="77777777" w:rsidR="00C15C7F" w:rsidRDefault="00C15C7F" w:rsidP="00607391"/>
    <w:p w14:paraId="2C50A263" w14:textId="77777777" w:rsidR="00C15C7F" w:rsidRDefault="00C15C7F" w:rsidP="00607391"/>
    <w:p w14:paraId="2C728A68" w14:textId="77777777" w:rsidR="00C15C7F" w:rsidRDefault="00C15C7F" w:rsidP="00607391"/>
  </w:endnote>
  <w:endnote w:type="continuationNotice" w:id="1">
    <w:p w14:paraId="146524BF" w14:textId="77777777" w:rsidR="00C15C7F" w:rsidRDefault="00C15C7F" w:rsidP="00607391"/>
    <w:p w14:paraId="073F5E40" w14:textId="77777777" w:rsidR="00C15C7F" w:rsidRDefault="00C15C7F" w:rsidP="00607391"/>
    <w:p w14:paraId="250F6CD5" w14:textId="77777777" w:rsidR="00C15C7F" w:rsidRDefault="00C15C7F" w:rsidP="006073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Demi Cond">
    <w:panose1 w:val="020B07060304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ato Black">
    <w:altName w:val="Segoe UI"/>
    <w:charset w:val="00"/>
    <w:family w:val="swiss"/>
    <w:pitch w:val="variable"/>
    <w:sig w:usb0="E10002FF" w:usb1="5000ECFF" w:usb2="00000021" w:usb3="00000000" w:csb0="0000019F" w:csb1="00000000"/>
  </w:font>
  <w:font w:name="Lucida Grande">
    <w:altName w:val="Segoe UI"/>
    <w:charset w:val="00"/>
    <w:family w:val="swiss"/>
    <w:pitch w:val="variable"/>
    <w:sig w:usb0="E1000AEF" w:usb1="5000A1FF" w:usb2="00000000" w:usb3="00000000" w:csb0="000001BF" w:csb1="00000000"/>
  </w:font>
  <w:font w:name="Roboto Condensed">
    <w:charset w:val="00"/>
    <w:family w:val="auto"/>
    <w:pitch w:val="variable"/>
    <w:sig w:usb0="E0000AFF" w:usb1="5000217F" w:usb2="00000021" w:usb3="00000000" w:csb0="0000019F" w:csb1="00000000"/>
  </w:font>
  <w:font w:name="AvenirLTStd-Light">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LT Std 45 Light">
    <w:altName w:val="Calibri"/>
    <w:panose1 w:val="00000000000000000000"/>
    <w:charset w:val="00"/>
    <w:family w:val="swiss"/>
    <w:notTrueType/>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Marlett">
    <w:panose1 w:val="00000000000000000000"/>
    <w:charset w:val="02"/>
    <w:family w:val="auto"/>
    <w:pitch w:val="variable"/>
    <w:sig w:usb0="00000000" w:usb1="10000000" w:usb2="00000000" w:usb3="00000000" w:csb0="80000000" w:csb1="00000000"/>
  </w:font>
  <w:font w:name="Helvetica Light">
    <w:altName w:val="Arial Nova Light"/>
    <w:charset w:val="00"/>
    <w:family w:val="swiss"/>
    <w:pitch w:val="variable"/>
    <w:sig w:usb0="800000AF" w:usb1="4000204A" w:usb2="00000000" w:usb3="00000000" w:csb0="00000001"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ato Light">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2CEA" w14:textId="77777777" w:rsidR="005077B6" w:rsidRDefault="005077B6" w:rsidP="00607391">
    <w:pPr>
      <w:rPr>
        <w:rStyle w:val="PageNumber"/>
      </w:rPr>
    </w:pPr>
    <w:r>
      <w:rPr>
        <w:rStyle w:val="PageNumber"/>
      </w:rPr>
      <w:fldChar w:fldCharType="begin"/>
    </w:r>
    <w:r>
      <w:rPr>
        <w:rStyle w:val="PageNumber"/>
      </w:rPr>
      <w:instrText xml:space="preserve">PAGE  </w:instrText>
    </w:r>
    <w:r>
      <w:rPr>
        <w:rStyle w:val="PageNumber"/>
      </w:rPr>
      <w:fldChar w:fldCharType="end"/>
    </w:r>
  </w:p>
  <w:p w14:paraId="63E6C9EC" w14:textId="77777777" w:rsidR="005077B6" w:rsidRDefault="005077B6" w:rsidP="00607391"/>
  <w:p w14:paraId="27DD566D" w14:textId="77777777" w:rsidR="005077B6" w:rsidRDefault="005077B6" w:rsidP="00607391"/>
  <w:p w14:paraId="71495874" w14:textId="77777777" w:rsidR="005077B6" w:rsidRDefault="005077B6" w:rsidP="0060739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5894" w14:textId="5FF5027F" w:rsidR="007C27CE" w:rsidRDefault="006D0B3E">
    <w:pPr>
      <w:pStyle w:val="Footer"/>
      <w:spacing w:after="96"/>
      <w:jc w:val="right"/>
    </w:pPr>
    <w:r w:rsidRPr="00846911">
      <w:rPr>
        <w:noProof/>
      </w:rPr>
      <mc:AlternateContent>
        <mc:Choice Requires="wps">
          <w:drawing>
            <wp:anchor distT="0" distB="0" distL="114300" distR="114300" simplePos="0" relativeHeight="251658241" behindDoc="0" locked="0" layoutInCell="1" allowOverlap="1" wp14:anchorId="5E198979" wp14:editId="556DA770">
              <wp:simplePos x="0" y="0"/>
              <wp:positionH relativeFrom="margin">
                <wp:posOffset>139700</wp:posOffset>
              </wp:positionH>
              <wp:positionV relativeFrom="page">
                <wp:posOffset>9404350</wp:posOffset>
              </wp:positionV>
              <wp:extent cx="1708150" cy="297815"/>
              <wp:effectExtent l="0" t="0" r="6350" b="69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CF638" w14:textId="77777777" w:rsidR="00380BC0" w:rsidRPr="0079516C" w:rsidRDefault="00380BC0" w:rsidP="00380BC0">
                          <w:pPr>
                            <w:pStyle w:val="Footer"/>
                            <w:spacing w:after="96"/>
                            <w:jc w:val="both"/>
                            <w:rPr>
                              <w:rFonts w:ascii="Aptos" w:hAnsi="Aptos"/>
                              <w:sz w:val="16"/>
                              <w:szCs w:val="16"/>
                            </w:rPr>
                          </w:pPr>
                          <w:r w:rsidRPr="0079516C">
                            <w:rPr>
                              <w:rFonts w:ascii="Aptos" w:hAnsi="Aptos"/>
                              <w:sz w:val="16"/>
                              <w:szCs w:val="16"/>
                            </w:rPr>
                            <w:t>PERFICIENT.COM</w:t>
                          </w:r>
                        </w:p>
                        <w:p w14:paraId="5EFE8268" w14:textId="77777777" w:rsidR="00380BC0" w:rsidRPr="00B93826" w:rsidRDefault="00380BC0" w:rsidP="00380BC0">
                          <w:pPr>
                            <w:pStyle w:val="Footer"/>
                            <w:spacing w:after="96"/>
                            <w:jc w:val="both"/>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98979" id="_x0000_t202" coordsize="21600,21600" o:spt="202" path="m,l,21600r21600,l21600,xe">
              <v:stroke joinstyle="miter"/>
              <v:path gradientshapeok="t" o:connecttype="rect"/>
            </v:shapetype>
            <v:shape id="Text Box 2" o:spid="_x0000_s1030" type="#_x0000_t202" style="position:absolute;left:0;text-align:left;margin-left:11pt;margin-top:740.5pt;width:134.5pt;height:23.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" filled="f" stroked="f">
              <v:textbox inset="0,0,0,0">
                <w:txbxContent>
                  <w:p w14:paraId="127CF638" w14:textId="77777777" w:rsidR="00380BC0" w:rsidRPr="0079516C" w:rsidRDefault="00380BC0" w:rsidP="00380BC0">
                    <w:pPr>
                      <w:pStyle w:val="Footer"/>
                      <w:spacing w:after="96"/>
                      <w:jc w:val="both"/>
                      <w:rPr>
                        <w:rFonts w:ascii="Aptos" w:hAnsi="Aptos"/>
                        <w:sz w:val="16"/>
                        <w:szCs w:val="16"/>
                      </w:rPr>
                    </w:pPr>
                    <w:r w:rsidRPr="0079516C">
                      <w:rPr>
                        <w:rFonts w:ascii="Aptos" w:hAnsi="Aptos"/>
                        <w:sz w:val="16"/>
                        <w:szCs w:val="16"/>
                      </w:rPr>
                      <w:t>PERFICIENT.COM</w:t>
                    </w:r>
                  </w:p>
                  <w:p w14:paraId="5EFE8268" w14:textId="77777777" w:rsidR="00380BC0" w:rsidRPr="00B93826" w:rsidRDefault="00380BC0" w:rsidP="00380BC0">
                    <w:pPr>
                      <w:pStyle w:val="Footer"/>
                      <w:spacing w:after="96"/>
                      <w:jc w:val="both"/>
                      <w:rPr>
                        <w:sz w:val="16"/>
                        <w:szCs w:val="16"/>
                      </w:rPr>
                    </w:pPr>
                  </w:p>
                </w:txbxContent>
              </v:textbox>
              <w10:wrap anchorx="margin" anchory="page"/>
            </v:shape>
          </w:pict>
        </mc:Fallback>
      </mc:AlternateContent>
    </w:r>
    <w:r w:rsidRPr="00846911">
      <w:rPr>
        <w:noProof/>
      </w:rPr>
      <mc:AlternateContent>
        <mc:Choice Requires="wps">
          <w:drawing>
            <wp:anchor distT="0" distB="0" distL="114300" distR="114300" simplePos="0" relativeHeight="251658242" behindDoc="0" locked="0" layoutInCell="1" allowOverlap="1" wp14:anchorId="05751A88" wp14:editId="21835E5B">
              <wp:simplePos x="0" y="0"/>
              <wp:positionH relativeFrom="page">
                <wp:posOffset>4933950</wp:posOffset>
              </wp:positionH>
              <wp:positionV relativeFrom="page">
                <wp:posOffset>9417050</wp:posOffset>
              </wp:positionV>
              <wp:extent cx="2174240" cy="451485"/>
              <wp:effectExtent l="0" t="0" r="16510" b="5715"/>
              <wp:wrapNone/>
              <wp:docPr id="990524072" name="Text Box 990524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4240" cy="451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E9664" w14:textId="77777777" w:rsidR="00B93826" w:rsidRPr="0079516C" w:rsidRDefault="00B93826" w:rsidP="00B93826">
                          <w:pPr>
                            <w:pStyle w:val="Footer"/>
                            <w:spacing w:after="96"/>
                            <w:jc w:val="right"/>
                            <w:rPr>
                              <w:rFonts w:ascii="Aptos" w:hAnsi="Aptos"/>
                              <w:sz w:val="16"/>
                              <w:szCs w:val="16"/>
                            </w:rPr>
                          </w:pPr>
                          <w:r w:rsidRPr="0079516C">
                            <w:rPr>
                              <w:rFonts w:ascii="Aptos" w:hAnsi="Aptos"/>
                              <w:sz w:val="16"/>
                              <w:szCs w:val="16"/>
                            </w:rPr>
                            <w:t>Proprietary and 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51A88" id="Text Box 990524072" o:spid="_x0000_s1031" type="#_x0000_t202" style="position:absolute;left:0;text-align:left;margin-left:388.5pt;margin-top:741.5pt;width:171.2pt;height:35.5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" filled="f" stroked="f">
              <v:textbox inset="0,0,0,0">
                <w:txbxContent>
                  <w:p w14:paraId="287E9664" w14:textId="77777777" w:rsidR="00B93826" w:rsidRPr="0079516C" w:rsidRDefault="00B93826" w:rsidP="00B93826">
                    <w:pPr>
                      <w:pStyle w:val="Footer"/>
                      <w:spacing w:after="96"/>
                      <w:jc w:val="right"/>
                      <w:rPr>
                        <w:rFonts w:ascii="Aptos" w:hAnsi="Aptos"/>
                        <w:sz w:val="16"/>
                        <w:szCs w:val="16"/>
                      </w:rPr>
                    </w:pPr>
                    <w:r w:rsidRPr="0079516C">
                      <w:rPr>
                        <w:rFonts w:ascii="Aptos" w:hAnsi="Aptos"/>
                        <w:sz w:val="16"/>
                        <w:szCs w:val="16"/>
                      </w:rPr>
                      <w:t>Proprietary and Confidential</w:t>
                    </w:r>
                  </w:p>
                </w:txbxContent>
              </v:textbox>
              <w10:wrap anchorx="page" anchory="page"/>
            </v:shape>
          </w:pict>
        </mc:Fallback>
      </mc:AlternateContent>
    </w:r>
    <w:sdt>
      <w:sdtPr>
        <w:id w:val="1446108624"/>
        <w:docPartObj>
          <w:docPartGallery w:val="Page Numbers (Bottom of Page)"/>
          <w:docPartUnique/>
        </w:docPartObj>
      </w:sdtPr>
      <w:sdtEndPr>
        <w:rPr>
          <w:noProof/>
        </w:rPr>
      </w:sdtEndPr>
      <w:sdtContent>
        <w:r w:rsidR="007C27CE" w:rsidRPr="00B93826">
          <w:rPr>
            <w:sz w:val="16"/>
            <w:szCs w:val="16"/>
          </w:rPr>
          <w:fldChar w:fldCharType="begin"/>
        </w:r>
        <w:r w:rsidR="007C27CE" w:rsidRPr="00B93826">
          <w:rPr>
            <w:sz w:val="16"/>
            <w:szCs w:val="16"/>
          </w:rPr>
          <w:instrText xml:space="preserve"> PAGE   \* MERGEFORMAT </w:instrText>
        </w:r>
        <w:r w:rsidR="007C27CE" w:rsidRPr="00B93826">
          <w:rPr>
            <w:sz w:val="16"/>
            <w:szCs w:val="16"/>
          </w:rPr>
          <w:fldChar w:fldCharType="separate"/>
        </w:r>
        <w:r w:rsidR="007C27CE" w:rsidRPr="00B93826">
          <w:rPr>
            <w:noProof/>
            <w:sz w:val="16"/>
            <w:szCs w:val="16"/>
          </w:rPr>
          <w:t>2</w:t>
        </w:r>
        <w:r w:rsidR="007C27CE" w:rsidRPr="00B93826">
          <w:rPr>
            <w:noProof/>
            <w:sz w:val="16"/>
            <w:szCs w:val="16"/>
          </w:rPr>
          <w:fldChar w:fldCharType="end"/>
        </w:r>
      </w:sdtContent>
    </w:sdt>
  </w:p>
  <w:p w14:paraId="41F9E5C1" w14:textId="5B64A318" w:rsidR="00F97862" w:rsidRDefault="00380BC0" w:rsidP="0021513B">
    <w:pPr>
      <w:tabs>
        <w:tab w:val="center" w:pos="5400"/>
      </w:tabs>
      <w:rPr>
        <w:color w:val="404040" w:themeColor="text1" w:themeTint="BF"/>
      </w:rPr>
    </w:pPr>
    <w:r w:rsidRPr="00846911">
      <w:rPr>
        <w:noProof/>
      </w:rPr>
      <mc:AlternateContent>
        <mc:Choice Requires="wps">
          <w:drawing>
            <wp:anchor distT="0" distB="0" distL="114300" distR="114300" simplePos="0" relativeHeight="251658240" behindDoc="0" locked="0" layoutInCell="1" allowOverlap="1" wp14:anchorId="00B35045" wp14:editId="3C686F55">
              <wp:simplePos x="0" y="0"/>
              <wp:positionH relativeFrom="page">
                <wp:posOffset>9270999</wp:posOffset>
              </wp:positionH>
              <wp:positionV relativeFrom="page">
                <wp:posOffset>9474200</wp:posOffset>
              </wp:positionV>
              <wp:extent cx="3899137" cy="451485"/>
              <wp:effectExtent l="0" t="0" r="6350" b="571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9137" cy="451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75323" w14:textId="77777777" w:rsidR="00380BC0" w:rsidRPr="00846911" w:rsidRDefault="00380BC0" w:rsidP="00380BC0">
                          <w:pPr>
                            <w:pStyle w:val="Footer"/>
                            <w:spacing w:after="96"/>
                            <w:jc w:val="right"/>
                          </w:pPr>
                          <w:r w:rsidRPr="00846911">
                            <w:t>Proprietary and 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35045" id="Text Box 8" o:spid="_x0000_s1032" type="#_x0000_t202" style="position:absolute;margin-left:730pt;margin-top:746pt;width:307pt;height:35.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" filled="f" stroked="f">
              <v:textbox inset="0,0,0,0">
                <w:txbxContent>
                  <w:p w14:paraId="3C475323" w14:textId="77777777" w:rsidR="00380BC0" w:rsidRPr="00846911" w:rsidRDefault="00380BC0" w:rsidP="00380BC0">
                    <w:pPr>
                      <w:pStyle w:val="Footer"/>
                      <w:spacing w:after="96"/>
                      <w:jc w:val="right"/>
                    </w:pPr>
                    <w:r w:rsidRPr="00846911">
                      <w:t>Proprietary and Confidential</w:t>
                    </w:r>
                  </w:p>
                </w:txbxContent>
              </v:textbox>
              <w10:wrap anchorx="page" anchory="page"/>
            </v:shape>
          </w:pict>
        </mc:Fallback>
      </mc:AlternateContent>
    </w:r>
    <w:r w:rsidR="0021513B">
      <w:rPr>
        <w:color w:val="404040" w:themeColor="text1" w:themeTint="BF"/>
      </w:rPr>
      <w:tab/>
    </w:r>
  </w:p>
  <w:p w14:paraId="2AEFFB99" w14:textId="29E21658" w:rsidR="00656E9B" w:rsidRPr="00D60E6C" w:rsidRDefault="00656E9B" w:rsidP="00607391">
    <w:pPr>
      <w:rPr>
        <w:rFonts w:ascii="Lato Light" w:hAnsi="Lato Light"/>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3BAC" w14:textId="77777777" w:rsidR="005077B6" w:rsidRDefault="005077B6" w:rsidP="00607391">
    <w:pP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631AEF" w14:textId="77777777" w:rsidR="005077B6" w:rsidRDefault="005077B6" w:rsidP="00607391"/>
  <w:p w14:paraId="0E0D40EF" w14:textId="77777777" w:rsidR="005077B6" w:rsidRDefault="005077B6" w:rsidP="00607391"/>
  <w:p w14:paraId="2D80B8EA" w14:textId="77777777" w:rsidR="005077B6" w:rsidRDefault="005077B6" w:rsidP="00607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1C6E" w14:textId="77777777" w:rsidR="00C15C7F" w:rsidRDefault="00C15C7F" w:rsidP="00607391">
      <w:r>
        <w:separator/>
      </w:r>
    </w:p>
    <w:p w14:paraId="7C1171C3" w14:textId="77777777" w:rsidR="00C15C7F" w:rsidRDefault="00C15C7F" w:rsidP="00607391"/>
    <w:p w14:paraId="444642D2" w14:textId="77777777" w:rsidR="00C15C7F" w:rsidRDefault="00C15C7F" w:rsidP="00607391"/>
    <w:p w14:paraId="567E4B3A" w14:textId="77777777" w:rsidR="00C15C7F" w:rsidRDefault="00C15C7F" w:rsidP="00607391"/>
    <w:p w14:paraId="4618E136" w14:textId="77777777" w:rsidR="00C15C7F" w:rsidRDefault="00C15C7F" w:rsidP="00607391"/>
  </w:footnote>
  <w:footnote w:type="continuationSeparator" w:id="0">
    <w:p w14:paraId="55BDBDCF" w14:textId="77777777" w:rsidR="00C15C7F" w:rsidRDefault="00C15C7F" w:rsidP="00607391">
      <w:r>
        <w:continuationSeparator/>
      </w:r>
    </w:p>
    <w:p w14:paraId="6B27A435" w14:textId="77777777" w:rsidR="00C15C7F" w:rsidRDefault="00C15C7F" w:rsidP="00607391"/>
    <w:p w14:paraId="6AD388AD" w14:textId="77777777" w:rsidR="00C15C7F" w:rsidRDefault="00C15C7F" w:rsidP="00607391"/>
    <w:p w14:paraId="502F45C4" w14:textId="77777777" w:rsidR="00C15C7F" w:rsidRDefault="00C15C7F" w:rsidP="00607391"/>
    <w:p w14:paraId="40943FDA" w14:textId="77777777" w:rsidR="00C15C7F" w:rsidRDefault="00C15C7F" w:rsidP="00607391"/>
  </w:footnote>
  <w:footnote w:type="continuationNotice" w:id="1">
    <w:p w14:paraId="64B98D61" w14:textId="77777777" w:rsidR="00C15C7F" w:rsidRDefault="00C15C7F" w:rsidP="00607391"/>
    <w:p w14:paraId="3D71AA3D" w14:textId="77777777" w:rsidR="00C15C7F" w:rsidRDefault="00C15C7F" w:rsidP="00607391"/>
    <w:p w14:paraId="4C9CC47F" w14:textId="77777777" w:rsidR="00C15C7F" w:rsidRDefault="00C15C7F" w:rsidP="006073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D2BB" w14:textId="77777777" w:rsidR="0071548F" w:rsidRDefault="0071548F">
    <w:pPr>
      <w:pStyle w:val="Header"/>
      <w:spacing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98F9" w14:textId="7C742863" w:rsidR="005077B6" w:rsidRPr="005A1976" w:rsidRDefault="005077B6" w:rsidP="00607391"/>
  <w:p w14:paraId="013E824B" w14:textId="32852985" w:rsidR="005077B6" w:rsidRPr="005A1976" w:rsidRDefault="00030299" w:rsidP="00607391">
    <w:r w:rsidRPr="00B3795A">
      <w:rPr>
        <w:noProof/>
      </w:rPr>
      <w:drawing>
        <wp:anchor distT="0" distB="0" distL="114300" distR="114300" simplePos="0" relativeHeight="251658243" behindDoc="0" locked="0" layoutInCell="1" allowOverlap="1" wp14:anchorId="1DF569F6" wp14:editId="1437FB4A">
          <wp:simplePos x="0" y="0"/>
          <wp:positionH relativeFrom="margin">
            <wp:posOffset>-146050</wp:posOffset>
          </wp:positionH>
          <wp:positionV relativeFrom="page">
            <wp:posOffset>349250</wp:posOffset>
          </wp:positionV>
          <wp:extent cx="2185670" cy="5397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
                  <a:srcRect t="8939" b="8939"/>
                  <a:stretch>
                    <a:fillRect/>
                  </a:stretch>
                </pic:blipFill>
                <pic:spPr bwMode="auto">
                  <a:xfrm>
                    <a:off x="0" y="0"/>
                    <a:ext cx="2185670" cy="539750"/>
                  </a:xfrm>
                  <a:prstGeom prst="rect">
                    <a:avLst/>
                  </a:prstGeom>
                  <a:noFill/>
                  <a:ln>
                    <a:noFill/>
                  </a:ln>
                  <a:extLst>
                    <a:ext uri="{53640926-AAD7-44D8-BBD7-CCE9431645EC}">
                      <a14:shadowObscured xmlns:a14="http://schemas.microsoft.com/office/drawing/2010/main"/>
                    </a:ext>
                    <a:ext uri="{FAA26D3D-D897-4be2-8F04-BA451C77F1D7}">
                      <ma14:placeholderFlag xmlns:a16="http://schemas.microsoft.com/office/drawing/2014/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svg="http://schemas.microsoft.com/office/drawing/2016/SVG/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193835" w14:textId="24C4F203" w:rsidR="005077B6" w:rsidRDefault="005077B6" w:rsidP="0060739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447C" w14:textId="77777777" w:rsidR="0071548F" w:rsidRDefault="0071548F">
    <w:pPr>
      <w:pStyle w:val="Header"/>
      <w:spacing w:after="96"/>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B45"/>
    <w:multiLevelType w:val="hybridMultilevel"/>
    <w:tmpl w:val="6F5A3A5A"/>
    <w:lvl w:ilvl="0" w:tplc="EB36FA16">
      <w:start w:val="1"/>
      <w:numFmt w:val="bullet"/>
      <w:pStyle w:val="SubBullets"/>
      <w:lvlText w:val="o"/>
      <w:lvlJc w:val="left"/>
      <w:pPr>
        <w:ind w:left="720" w:hanging="360"/>
      </w:pPr>
      <w:rPr>
        <w:rFonts w:ascii="Courier New" w:hAnsi="Courier New" w:cs="Courier New" w:hint="default"/>
        <w:color w:val="CC1F20" w:themeColor="text2"/>
        <w:u w:color="CC1F20" w:themeColor="text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9052495"/>
    <w:multiLevelType w:val="hybridMultilevel"/>
    <w:tmpl w:val="42427232"/>
    <w:lvl w:ilvl="0" w:tplc="861C408C">
      <w:start w:val="1"/>
      <w:numFmt w:val="bullet"/>
      <w:pStyle w:val="121Bullets2"/>
      <w:lvlText w:val="•"/>
      <w:lvlJc w:val="left"/>
      <w:pPr>
        <w:ind w:left="1728" w:hanging="360"/>
      </w:pPr>
      <w:rPr>
        <w:rFonts w:ascii="Lato" w:hAnsi="Lato" w:hint="default"/>
        <w:color w:val="CC1F20" w:themeColor="text2"/>
        <w:sz w:val="20"/>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 w15:restartNumberingAfterBreak="0">
    <w:nsid w:val="0AA04B38"/>
    <w:multiLevelType w:val="hybridMultilevel"/>
    <w:tmpl w:val="BD200772"/>
    <w:lvl w:ilvl="0" w:tplc="2A82311A">
      <w:start w:val="1"/>
      <w:numFmt w:val="bullet"/>
      <w:lvlText w:val="•"/>
      <w:lvlJc w:val="left"/>
      <w:pPr>
        <w:ind w:left="2520" w:hanging="360"/>
      </w:pPr>
      <w:rPr>
        <w:rFonts w:ascii="Lato" w:hAnsi="Lato" w:hint="default"/>
        <w:color w:val="CC1F20" w:themeColor="text2"/>
        <w:sz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AD134A1"/>
    <w:multiLevelType w:val="hybridMultilevel"/>
    <w:tmpl w:val="ABC07C86"/>
    <w:lvl w:ilvl="0" w:tplc="FFFFFFFF">
      <w:start w:val="1"/>
      <w:numFmt w:val="bullet"/>
      <w:pStyle w:val="ListBullet"/>
      <w:lvlText w:val=""/>
      <w:lvlJc w:val="left"/>
      <w:pPr>
        <w:ind w:left="1440" w:hanging="1152"/>
      </w:pPr>
      <w:rPr>
        <w:rFonts w:ascii="Symbol" w:hAnsi="Symbol" w:hint="default"/>
        <w:color w:val="CC1F20" w:themeColor="text2"/>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15:restartNumberingAfterBreak="0">
    <w:nsid w:val="0DC3250D"/>
    <w:multiLevelType w:val="hybridMultilevel"/>
    <w:tmpl w:val="561A86C8"/>
    <w:lvl w:ilvl="0" w:tplc="2A82311A">
      <w:start w:val="1"/>
      <w:numFmt w:val="bullet"/>
      <w:lvlText w:val="•"/>
      <w:lvlJc w:val="left"/>
      <w:pPr>
        <w:ind w:left="1440" w:hanging="360"/>
      </w:pPr>
      <w:rPr>
        <w:rFonts w:ascii="Lato" w:hAnsi="Lato" w:hint="default"/>
        <w:color w:val="CC1F20" w:themeColor="text2"/>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28ADA8"/>
    <w:multiLevelType w:val="hybridMultilevel"/>
    <w:tmpl w:val="B2A6098C"/>
    <w:styleLink w:val="StyleBulletedSymbolsymbolAutoLeft075Hanging025"/>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30021"/>
    <w:multiLevelType w:val="hybridMultilevel"/>
    <w:tmpl w:val="2B944F36"/>
    <w:lvl w:ilvl="0" w:tplc="A0F671DC">
      <w:start w:val="1"/>
      <w:numFmt w:val="lowerLetter"/>
      <w:lvlText w:val="%1."/>
      <w:lvlJc w:val="left"/>
      <w:pPr>
        <w:ind w:left="1440" w:hanging="360"/>
      </w:pPr>
      <w:rPr>
        <w:rFonts w:asciiTheme="minorHAnsi" w:hAnsiTheme="minorHAnsi" w:hint="default"/>
        <w:color w:val="CC1F20" w:themeColor="text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B39F59"/>
    <w:multiLevelType w:val="hybridMultilevel"/>
    <w:tmpl w:val="26C4BA8E"/>
    <w:styleLink w:val="StyleBulletedSymbolsymbolAutoLeft075Hanging025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96213"/>
    <w:multiLevelType w:val="hybridMultilevel"/>
    <w:tmpl w:val="57884E64"/>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9" w15:restartNumberingAfterBreak="0">
    <w:nsid w:val="23570104"/>
    <w:multiLevelType w:val="hybridMultilevel"/>
    <w:tmpl w:val="39BAEBDA"/>
    <w:lvl w:ilvl="0" w:tplc="A0F671DC">
      <w:start w:val="1"/>
      <w:numFmt w:val="lowerLetter"/>
      <w:lvlText w:val="%1."/>
      <w:lvlJc w:val="left"/>
      <w:pPr>
        <w:ind w:left="720" w:hanging="360"/>
      </w:pPr>
      <w:rPr>
        <w:rFonts w:asciiTheme="minorHAnsi" w:hAnsiTheme="minorHAnsi" w:hint="default"/>
        <w:color w:val="CC1F20" w:themeColor="text2"/>
        <w:u w:color="CC1F20" w:themeColor="text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A6F79FF"/>
    <w:multiLevelType w:val="hybridMultilevel"/>
    <w:tmpl w:val="6A70E1B6"/>
    <w:lvl w:ilvl="0" w:tplc="2A82311A">
      <w:start w:val="1"/>
      <w:numFmt w:val="bullet"/>
      <w:lvlText w:val="•"/>
      <w:lvlJc w:val="left"/>
      <w:pPr>
        <w:ind w:left="1728" w:hanging="360"/>
      </w:pPr>
      <w:rPr>
        <w:rFonts w:ascii="Lato" w:hAnsi="Lato" w:hint="default"/>
        <w:color w:val="CC1F20" w:themeColor="text2"/>
        <w:sz w:val="20"/>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11" w15:restartNumberingAfterBreak="0">
    <w:nsid w:val="3BD06390"/>
    <w:multiLevelType w:val="hybridMultilevel"/>
    <w:tmpl w:val="B67A1B74"/>
    <w:lvl w:ilvl="0" w:tplc="6ECE6F34">
      <w:start w:val="1"/>
      <w:numFmt w:val="bullet"/>
      <w:lvlText w:val=""/>
      <w:lvlJc w:val="left"/>
      <w:pPr>
        <w:ind w:left="1728" w:hanging="360"/>
      </w:pPr>
      <w:rPr>
        <w:rFonts w:ascii="Symbol" w:hAnsi="Symbol" w:hint="default"/>
        <w:color w:val="CC1F20" w:themeColor="text2"/>
        <w:sz w:val="18"/>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12" w15:restartNumberingAfterBreak="0">
    <w:nsid w:val="3EC977FA"/>
    <w:multiLevelType w:val="multilevel"/>
    <w:tmpl w:val="A4200434"/>
    <w:styleLink w:val="StyleBulletedSymbolsymbolAutoLeft075Hanging0253"/>
    <w:lvl w:ilvl="0">
      <w:start w:val="1"/>
      <w:numFmt w:val="bullet"/>
      <w:lvlText w:val=""/>
      <w:lvlJc w:val="left"/>
      <w:pPr>
        <w:ind w:left="360" w:hanging="360"/>
      </w:pPr>
      <w:rPr>
        <w:rFonts w:ascii="Symbol" w:hAnsi="Symbol" w:hint="default"/>
      </w:rPr>
    </w:lvl>
    <w:lvl w:ilvl="1">
      <w:start w:val="1"/>
      <w:numFmt w:val="bullet"/>
      <w:lvlText w:val=""/>
      <w:lvlJc w:val="left"/>
      <w:pPr>
        <w:ind w:left="0" w:hanging="360"/>
      </w:pPr>
      <w:rPr>
        <w:rFonts w:ascii="Symbol" w:hAnsi="Symbol"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3" w15:restartNumberingAfterBreak="0">
    <w:nsid w:val="41133996"/>
    <w:multiLevelType w:val="hybridMultilevel"/>
    <w:tmpl w:val="C6A2E362"/>
    <w:lvl w:ilvl="0" w:tplc="A0F671DC">
      <w:start w:val="1"/>
      <w:numFmt w:val="lowerLetter"/>
      <w:lvlText w:val="%1."/>
      <w:lvlJc w:val="left"/>
      <w:pPr>
        <w:ind w:left="1440" w:hanging="360"/>
      </w:pPr>
      <w:rPr>
        <w:rFonts w:asciiTheme="minorHAnsi" w:hAnsiTheme="minorHAnsi" w:hint="default"/>
        <w:color w:val="CC1F20"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937DD6"/>
    <w:multiLevelType w:val="hybridMultilevel"/>
    <w:tmpl w:val="368E5EDA"/>
    <w:lvl w:ilvl="0" w:tplc="2612D662">
      <w:start w:val="1"/>
      <w:numFmt w:val="bullet"/>
      <w:pStyle w:val="List3"/>
      <w:lvlText w:val=""/>
      <w:lvlJc w:val="left"/>
      <w:pPr>
        <w:ind w:left="360" w:hanging="360"/>
      </w:pPr>
      <w:rPr>
        <w:rFonts w:ascii="Symbol" w:hAnsi="Symbol" w:hint="default"/>
        <w:b w:val="0"/>
        <w:i w:val="0"/>
        <w:color w:val="auto"/>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DBD1717"/>
    <w:multiLevelType w:val="hybridMultilevel"/>
    <w:tmpl w:val="D21AEE1C"/>
    <w:lvl w:ilvl="0" w:tplc="DE723C84">
      <w:start w:val="1"/>
      <w:numFmt w:val="bullet"/>
      <w:lvlText w:val=""/>
      <w:lvlJc w:val="left"/>
      <w:pPr>
        <w:ind w:left="720" w:hanging="360"/>
      </w:pPr>
      <w:rPr>
        <w:rFonts w:ascii="Symbol" w:hAnsi="Symbol" w:hint="default"/>
        <w:color w:val="CC1F20" w:themeColor="text2"/>
        <w:spacing w:val="0"/>
        <w:w w:val="100"/>
        <w:position w:val="0"/>
        <w:u w:color="CC1F20" w:themeColor="text2"/>
        <w14:ligatures w14:val="none"/>
        <w14:numSpacing w14:val="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04398"/>
    <w:multiLevelType w:val="hybridMultilevel"/>
    <w:tmpl w:val="A492E8AA"/>
    <w:lvl w:ilvl="0" w:tplc="5AD86ACE">
      <w:start w:val="2"/>
      <w:numFmt w:val="decimal"/>
      <w:lvlText w:val="%1."/>
      <w:lvlJc w:val="left"/>
      <w:pPr>
        <w:ind w:left="720" w:hanging="360"/>
      </w:pPr>
      <w:rPr>
        <w:rFonts w:ascii="Arial" w:hAnsi="Arial" w:hint="default"/>
        <w:color w:val="CC1F20" w:themeColor="text2"/>
        <w:spacing w:val="0"/>
        <w:w w:val="100"/>
        <w:position w:val="0"/>
        <w14:ligatures w14:val="none"/>
        <w14:numSpacing w14:val="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507DB2"/>
    <w:multiLevelType w:val="hybridMultilevel"/>
    <w:tmpl w:val="5A4EFAA0"/>
    <w:lvl w:ilvl="0" w:tplc="FFFFFFFF">
      <w:start w:val="1"/>
      <w:numFmt w:val="decimal"/>
      <w:lvlText w:val="%1."/>
      <w:lvlJc w:val="left"/>
      <w:pPr>
        <w:ind w:left="720" w:hanging="360"/>
      </w:pPr>
      <w:rPr>
        <w:rFonts w:ascii="Arial" w:hAnsi="Arial" w:hint="default"/>
        <w:color w:val="CC1F20" w:themeColor="text2"/>
        <w:spacing w:val="0"/>
        <w:w w:val="100"/>
        <w:position w:val="0"/>
        <w14:ligatures w14:val="none"/>
        <w14:numSpacing w14:val="default"/>
      </w:rPr>
    </w:lvl>
    <w:lvl w:ilvl="1" w:tplc="A0F671DC">
      <w:start w:val="1"/>
      <w:numFmt w:val="lowerLetter"/>
      <w:lvlText w:val="%2."/>
      <w:lvlJc w:val="left"/>
      <w:pPr>
        <w:ind w:left="1440" w:hanging="360"/>
      </w:pPr>
      <w:rPr>
        <w:rFonts w:asciiTheme="minorHAnsi" w:hAnsiTheme="minorHAnsi" w:hint="default"/>
        <w:color w:val="CC1F20" w:themeColor="text2"/>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57DD0E53"/>
    <w:multiLevelType w:val="hybridMultilevel"/>
    <w:tmpl w:val="7CBC9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8E1A71"/>
    <w:multiLevelType w:val="hybridMultilevel"/>
    <w:tmpl w:val="439E776E"/>
    <w:lvl w:ilvl="0" w:tplc="2A82311A">
      <w:start w:val="1"/>
      <w:numFmt w:val="bullet"/>
      <w:lvlText w:val="•"/>
      <w:lvlJc w:val="left"/>
      <w:pPr>
        <w:ind w:left="720" w:hanging="360"/>
      </w:pPr>
      <w:rPr>
        <w:rFonts w:ascii="Lato" w:hAnsi="Lato" w:hint="default"/>
        <w:color w:val="CC1F20"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DD0EA5"/>
    <w:multiLevelType w:val="multilevel"/>
    <w:tmpl w:val="767CEB34"/>
    <w:styleLink w:val="StyleBulletedSymbolsymbolAutoLeft075Hanging0252"/>
    <w:lvl w:ilvl="0">
      <w:start w:val="1"/>
      <w:numFmt w:val="bullet"/>
      <w:lvlText w:val=""/>
      <w:lvlJc w:val="left"/>
      <w:pPr>
        <w:ind w:left="1800" w:hanging="360"/>
      </w:pPr>
      <w:rPr>
        <w:rFonts w:ascii="Symbol" w:hAnsi="Symbol"/>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6B9A0219"/>
    <w:multiLevelType w:val="hybridMultilevel"/>
    <w:tmpl w:val="D7823BB8"/>
    <w:lvl w:ilvl="0" w:tplc="82F2DEEE">
      <w:start w:val="1"/>
      <w:numFmt w:val="bullet"/>
      <w:pStyle w:val="ListParagraph"/>
      <w:lvlText w:val=""/>
      <w:lvlJc w:val="left"/>
      <w:pPr>
        <w:ind w:left="720" w:hanging="360"/>
      </w:pPr>
      <w:rPr>
        <w:rFonts w:ascii="Wingdings" w:hAnsi="Wingdings" w:hint="default"/>
        <w:color w:val="auto"/>
        <w:u w:color="CC1F20" w:themeColor="text2"/>
      </w:rPr>
    </w:lvl>
    <w:lvl w:ilvl="1" w:tplc="38A8127E">
      <w:start w:val="1"/>
      <w:numFmt w:val="bullet"/>
      <w:lvlText w:val="o"/>
      <w:lvlJc w:val="left"/>
      <w:pPr>
        <w:ind w:left="1440" w:hanging="360"/>
      </w:pPr>
      <w:rPr>
        <w:rFonts w:ascii="Courier New" w:hAnsi="Courier New" w:hint="default"/>
      </w:rPr>
    </w:lvl>
    <w:lvl w:ilvl="2" w:tplc="CE8C55D8">
      <w:start w:val="1"/>
      <w:numFmt w:val="bullet"/>
      <w:lvlText w:val=""/>
      <w:lvlJc w:val="left"/>
      <w:pPr>
        <w:ind w:left="2160" w:hanging="360"/>
      </w:pPr>
      <w:rPr>
        <w:rFonts w:ascii="Wingdings" w:hAnsi="Wingdings" w:hint="default"/>
      </w:rPr>
    </w:lvl>
    <w:lvl w:ilvl="3" w:tplc="ACF6EEC0">
      <w:start w:val="1"/>
      <w:numFmt w:val="bullet"/>
      <w:lvlText w:val=""/>
      <w:lvlJc w:val="left"/>
      <w:pPr>
        <w:ind w:left="2880" w:hanging="360"/>
      </w:pPr>
      <w:rPr>
        <w:rFonts w:ascii="Symbol" w:hAnsi="Symbol" w:hint="default"/>
      </w:rPr>
    </w:lvl>
    <w:lvl w:ilvl="4" w:tplc="C172E1FC">
      <w:start w:val="1"/>
      <w:numFmt w:val="bullet"/>
      <w:lvlText w:val="o"/>
      <w:lvlJc w:val="left"/>
      <w:pPr>
        <w:ind w:left="3600" w:hanging="360"/>
      </w:pPr>
      <w:rPr>
        <w:rFonts w:ascii="Courier New" w:hAnsi="Courier New" w:hint="default"/>
      </w:rPr>
    </w:lvl>
    <w:lvl w:ilvl="5" w:tplc="08668D68">
      <w:start w:val="1"/>
      <w:numFmt w:val="bullet"/>
      <w:lvlText w:val=""/>
      <w:lvlJc w:val="left"/>
      <w:pPr>
        <w:ind w:left="4320" w:hanging="360"/>
      </w:pPr>
      <w:rPr>
        <w:rFonts w:ascii="Wingdings" w:hAnsi="Wingdings" w:hint="default"/>
      </w:rPr>
    </w:lvl>
    <w:lvl w:ilvl="6" w:tplc="566C077C">
      <w:start w:val="1"/>
      <w:numFmt w:val="bullet"/>
      <w:lvlText w:val=""/>
      <w:lvlJc w:val="left"/>
      <w:pPr>
        <w:ind w:left="5040" w:hanging="360"/>
      </w:pPr>
      <w:rPr>
        <w:rFonts w:ascii="Symbol" w:hAnsi="Symbol" w:hint="default"/>
      </w:rPr>
    </w:lvl>
    <w:lvl w:ilvl="7" w:tplc="915AD2A2">
      <w:start w:val="1"/>
      <w:numFmt w:val="bullet"/>
      <w:lvlText w:val="o"/>
      <w:lvlJc w:val="left"/>
      <w:pPr>
        <w:ind w:left="5760" w:hanging="360"/>
      </w:pPr>
      <w:rPr>
        <w:rFonts w:ascii="Courier New" w:hAnsi="Courier New" w:hint="default"/>
      </w:rPr>
    </w:lvl>
    <w:lvl w:ilvl="8" w:tplc="51F6AD02">
      <w:start w:val="1"/>
      <w:numFmt w:val="bullet"/>
      <w:lvlText w:val=""/>
      <w:lvlJc w:val="left"/>
      <w:pPr>
        <w:ind w:left="6480" w:hanging="360"/>
      </w:pPr>
      <w:rPr>
        <w:rFonts w:ascii="Wingdings" w:hAnsi="Wingdings" w:hint="default"/>
      </w:rPr>
    </w:lvl>
  </w:abstractNum>
  <w:abstractNum w:abstractNumId="22" w15:restartNumberingAfterBreak="0">
    <w:nsid w:val="6BB97696"/>
    <w:multiLevelType w:val="hybridMultilevel"/>
    <w:tmpl w:val="2280E52A"/>
    <w:lvl w:ilvl="0" w:tplc="1A00E30C">
      <w:start w:val="1"/>
      <w:numFmt w:val="bullet"/>
      <w:pStyle w:val="122Bullets3"/>
      <w:lvlText w:val="•"/>
      <w:lvlJc w:val="left"/>
      <w:pPr>
        <w:ind w:left="2520" w:hanging="360"/>
      </w:pPr>
      <w:rPr>
        <w:rFonts w:ascii="Lato" w:hAnsi="Lato" w:hint="default"/>
        <w:color w:val="CC1F20" w:themeColor="text2"/>
        <w:sz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6BF201DB"/>
    <w:multiLevelType w:val="hybridMultilevel"/>
    <w:tmpl w:val="55CAA85E"/>
    <w:lvl w:ilvl="0" w:tplc="6ECE6F34">
      <w:start w:val="1"/>
      <w:numFmt w:val="bullet"/>
      <w:lvlText w:val=""/>
      <w:lvlJc w:val="left"/>
      <w:pPr>
        <w:ind w:left="1728" w:hanging="360"/>
      </w:pPr>
      <w:rPr>
        <w:rFonts w:ascii="Symbol" w:hAnsi="Symbol" w:hint="default"/>
        <w:color w:val="CC1F20" w:themeColor="text2"/>
        <w:sz w:val="18"/>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4" w15:restartNumberingAfterBreak="0">
    <w:nsid w:val="6E172FC5"/>
    <w:multiLevelType w:val="hybridMultilevel"/>
    <w:tmpl w:val="6A245796"/>
    <w:lvl w:ilvl="0" w:tplc="96D4BC94">
      <w:start w:val="1"/>
      <w:numFmt w:val="decimal"/>
      <w:pStyle w:val="13NumberedList"/>
      <w:lvlText w:val="%1."/>
      <w:lvlJc w:val="left"/>
      <w:pPr>
        <w:ind w:left="720" w:hanging="360"/>
      </w:pPr>
      <w:rPr>
        <w:rFonts w:ascii="Arial" w:hAnsi="Arial" w:hint="default"/>
        <w:color w:val="CC1F20" w:themeColor="text2"/>
        <w:spacing w:val="0"/>
        <w:w w:val="100"/>
        <w:position w:val="0"/>
        <w14:ligatures w14:val="none"/>
        <w14:numSpacing w14:val="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8807D9"/>
    <w:multiLevelType w:val="hybridMultilevel"/>
    <w:tmpl w:val="1C8ED5FE"/>
    <w:lvl w:ilvl="0" w:tplc="305EDC24">
      <w:start w:val="1"/>
      <w:numFmt w:val="decimal"/>
      <w:lvlText w:val="%1."/>
      <w:lvlJc w:val="left"/>
      <w:pPr>
        <w:ind w:left="720" w:hanging="360"/>
      </w:pPr>
      <w:rPr>
        <w:rFonts w:ascii="Arial" w:hAnsi="Arial" w:hint="default"/>
        <w:color w:val="CC1F20" w:themeColor="text2"/>
        <w:spacing w:val="0"/>
        <w:w w:val="100"/>
        <w:position w:val="0"/>
        <w14:ligatures w14:val="none"/>
        <w14:numSpacing w14:val="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599994531">
    <w:abstractNumId w:val="3"/>
  </w:num>
  <w:num w:numId="2" w16cid:durableId="1041787731">
    <w:abstractNumId w:val="21"/>
  </w:num>
  <w:num w:numId="3" w16cid:durableId="280428922">
    <w:abstractNumId w:val="20"/>
  </w:num>
  <w:num w:numId="4" w16cid:durableId="12386383">
    <w:abstractNumId w:val="12"/>
  </w:num>
  <w:num w:numId="5" w16cid:durableId="988944871">
    <w:abstractNumId w:val="5"/>
  </w:num>
  <w:num w:numId="6" w16cid:durableId="167988803">
    <w:abstractNumId w:val="7"/>
  </w:num>
  <w:num w:numId="7" w16cid:durableId="1535733879">
    <w:abstractNumId w:val="0"/>
  </w:num>
  <w:num w:numId="8" w16cid:durableId="1149396495">
    <w:abstractNumId w:val="24"/>
  </w:num>
  <w:num w:numId="9" w16cid:durableId="1305618168">
    <w:abstractNumId w:val="15"/>
  </w:num>
  <w:num w:numId="10" w16cid:durableId="1328316147">
    <w:abstractNumId w:val="25"/>
  </w:num>
  <w:num w:numId="11" w16cid:durableId="1506432809">
    <w:abstractNumId w:val="17"/>
  </w:num>
  <w:num w:numId="12" w16cid:durableId="2090151356">
    <w:abstractNumId w:val="13"/>
  </w:num>
  <w:num w:numId="13" w16cid:durableId="1815288868">
    <w:abstractNumId w:val="16"/>
  </w:num>
  <w:num w:numId="14" w16cid:durableId="711267776">
    <w:abstractNumId w:val="9"/>
  </w:num>
  <w:num w:numId="15" w16cid:durableId="1642733829">
    <w:abstractNumId w:val="21"/>
  </w:num>
  <w:num w:numId="16" w16cid:durableId="2028364730">
    <w:abstractNumId w:val="6"/>
  </w:num>
  <w:num w:numId="17" w16cid:durableId="1086658932">
    <w:abstractNumId w:val="8"/>
  </w:num>
  <w:num w:numId="18" w16cid:durableId="1335647907">
    <w:abstractNumId w:val="11"/>
  </w:num>
  <w:num w:numId="19" w16cid:durableId="129246051">
    <w:abstractNumId w:val="10"/>
  </w:num>
  <w:num w:numId="20" w16cid:durableId="1749687748">
    <w:abstractNumId w:val="23"/>
  </w:num>
  <w:num w:numId="21" w16cid:durableId="377516401">
    <w:abstractNumId w:val="1"/>
  </w:num>
  <w:num w:numId="22" w16cid:durableId="1185943989">
    <w:abstractNumId w:val="4"/>
  </w:num>
  <w:num w:numId="23" w16cid:durableId="1266042286">
    <w:abstractNumId w:val="22"/>
  </w:num>
  <w:num w:numId="24" w16cid:durableId="991638401">
    <w:abstractNumId w:val="2"/>
  </w:num>
  <w:num w:numId="25" w16cid:durableId="1889604644">
    <w:abstractNumId w:val="19"/>
  </w:num>
  <w:num w:numId="26" w16cid:durableId="221255491">
    <w:abstractNumId w:val="14"/>
  </w:num>
  <w:num w:numId="27" w16cid:durableId="1224558762">
    <w:abstractNumId w:val="1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rey Davis">
    <w15:presenceInfo w15:providerId="Windows Live" w15:userId="63316f4e1a0131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3E"/>
    <w:rsid w:val="00000272"/>
    <w:rsid w:val="000002B0"/>
    <w:rsid w:val="00000406"/>
    <w:rsid w:val="00001322"/>
    <w:rsid w:val="00001530"/>
    <w:rsid w:val="00001A5A"/>
    <w:rsid w:val="00001BF2"/>
    <w:rsid w:val="000025D4"/>
    <w:rsid w:val="0000286B"/>
    <w:rsid w:val="00002E9F"/>
    <w:rsid w:val="00002F12"/>
    <w:rsid w:val="000034A0"/>
    <w:rsid w:val="00003EF6"/>
    <w:rsid w:val="00003F71"/>
    <w:rsid w:val="000048F9"/>
    <w:rsid w:val="00004A05"/>
    <w:rsid w:val="00004B94"/>
    <w:rsid w:val="00005600"/>
    <w:rsid w:val="0000582A"/>
    <w:rsid w:val="000068F0"/>
    <w:rsid w:val="00007066"/>
    <w:rsid w:val="00007405"/>
    <w:rsid w:val="0000757F"/>
    <w:rsid w:val="00007FE6"/>
    <w:rsid w:val="0001047A"/>
    <w:rsid w:val="00010C3C"/>
    <w:rsid w:val="000112DB"/>
    <w:rsid w:val="000113B4"/>
    <w:rsid w:val="000119E0"/>
    <w:rsid w:val="00011C2F"/>
    <w:rsid w:val="00011FF9"/>
    <w:rsid w:val="000124EF"/>
    <w:rsid w:val="00012997"/>
    <w:rsid w:val="00013155"/>
    <w:rsid w:val="00013FB3"/>
    <w:rsid w:val="000161EE"/>
    <w:rsid w:val="000166DB"/>
    <w:rsid w:val="00016728"/>
    <w:rsid w:val="0001676E"/>
    <w:rsid w:val="0001708A"/>
    <w:rsid w:val="0001747E"/>
    <w:rsid w:val="00017700"/>
    <w:rsid w:val="00017835"/>
    <w:rsid w:val="00017D3E"/>
    <w:rsid w:val="000207BC"/>
    <w:rsid w:val="000208F0"/>
    <w:rsid w:val="000209A3"/>
    <w:rsid w:val="00020BD5"/>
    <w:rsid w:val="00020F14"/>
    <w:rsid w:val="00020FC5"/>
    <w:rsid w:val="000214EE"/>
    <w:rsid w:val="000218CF"/>
    <w:rsid w:val="000218FA"/>
    <w:rsid w:val="00021D41"/>
    <w:rsid w:val="0002217E"/>
    <w:rsid w:val="00022430"/>
    <w:rsid w:val="000233BA"/>
    <w:rsid w:val="0002362A"/>
    <w:rsid w:val="00023799"/>
    <w:rsid w:val="00023C32"/>
    <w:rsid w:val="000243BD"/>
    <w:rsid w:val="00024A2A"/>
    <w:rsid w:val="000256A1"/>
    <w:rsid w:val="000258CA"/>
    <w:rsid w:val="0002592D"/>
    <w:rsid w:val="00025B05"/>
    <w:rsid w:val="00026376"/>
    <w:rsid w:val="000271E1"/>
    <w:rsid w:val="00027E27"/>
    <w:rsid w:val="00027EA4"/>
    <w:rsid w:val="0003013F"/>
    <w:rsid w:val="00030299"/>
    <w:rsid w:val="00030639"/>
    <w:rsid w:val="00030968"/>
    <w:rsid w:val="00030C09"/>
    <w:rsid w:val="00030D57"/>
    <w:rsid w:val="00030E75"/>
    <w:rsid w:val="000321ED"/>
    <w:rsid w:val="00032345"/>
    <w:rsid w:val="0003297E"/>
    <w:rsid w:val="00033106"/>
    <w:rsid w:val="0003317D"/>
    <w:rsid w:val="000337F2"/>
    <w:rsid w:val="000339AF"/>
    <w:rsid w:val="00033CB2"/>
    <w:rsid w:val="00034B5E"/>
    <w:rsid w:val="00034DB7"/>
    <w:rsid w:val="00035092"/>
    <w:rsid w:val="00035297"/>
    <w:rsid w:val="0003631C"/>
    <w:rsid w:val="00036B13"/>
    <w:rsid w:val="00036F72"/>
    <w:rsid w:val="000371CE"/>
    <w:rsid w:val="0003786B"/>
    <w:rsid w:val="000379EB"/>
    <w:rsid w:val="00040152"/>
    <w:rsid w:val="00040190"/>
    <w:rsid w:val="00040A9D"/>
    <w:rsid w:val="00040D20"/>
    <w:rsid w:val="000418E0"/>
    <w:rsid w:val="00041B2B"/>
    <w:rsid w:val="0004209B"/>
    <w:rsid w:val="000422FA"/>
    <w:rsid w:val="0004251F"/>
    <w:rsid w:val="000428A1"/>
    <w:rsid w:val="000428DB"/>
    <w:rsid w:val="000435D2"/>
    <w:rsid w:val="000435F4"/>
    <w:rsid w:val="00043BE5"/>
    <w:rsid w:val="00044184"/>
    <w:rsid w:val="000445A4"/>
    <w:rsid w:val="00044669"/>
    <w:rsid w:val="00044A04"/>
    <w:rsid w:val="00044B1D"/>
    <w:rsid w:val="00044C79"/>
    <w:rsid w:val="00044DB0"/>
    <w:rsid w:val="000450AE"/>
    <w:rsid w:val="0004556E"/>
    <w:rsid w:val="0004585F"/>
    <w:rsid w:val="00045928"/>
    <w:rsid w:val="000461A6"/>
    <w:rsid w:val="000467F2"/>
    <w:rsid w:val="00046CB1"/>
    <w:rsid w:val="000473AA"/>
    <w:rsid w:val="000501B7"/>
    <w:rsid w:val="000501C7"/>
    <w:rsid w:val="00050EC3"/>
    <w:rsid w:val="000515FA"/>
    <w:rsid w:val="00051D9C"/>
    <w:rsid w:val="00051E33"/>
    <w:rsid w:val="000526C7"/>
    <w:rsid w:val="00052747"/>
    <w:rsid w:val="00052DEA"/>
    <w:rsid w:val="00053593"/>
    <w:rsid w:val="0005504B"/>
    <w:rsid w:val="00055602"/>
    <w:rsid w:val="00056127"/>
    <w:rsid w:val="000562B3"/>
    <w:rsid w:val="000562B4"/>
    <w:rsid w:val="00056AAC"/>
    <w:rsid w:val="00057587"/>
    <w:rsid w:val="00057652"/>
    <w:rsid w:val="00057831"/>
    <w:rsid w:val="00060244"/>
    <w:rsid w:val="00060388"/>
    <w:rsid w:val="000604DF"/>
    <w:rsid w:val="000609EA"/>
    <w:rsid w:val="00061135"/>
    <w:rsid w:val="000612A7"/>
    <w:rsid w:val="0006136E"/>
    <w:rsid w:val="00061818"/>
    <w:rsid w:val="00061D93"/>
    <w:rsid w:val="0006250A"/>
    <w:rsid w:val="00062D55"/>
    <w:rsid w:val="00062EEC"/>
    <w:rsid w:val="00063A97"/>
    <w:rsid w:val="00063C04"/>
    <w:rsid w:val="00065006"/>
    <w:rsid w:val="000651E6"/>
    <w:rsid w:val="00065214"/>
    <w:rsid w:val="000654A2"/>
    <w:rsid w:val="00065D2B"/>
    <w:rsid w:val="00065E7D"/>
    <w:rsid w:val="00066066"/>
    <w:rsid w:val="0006637F"/>
    <w:rsid w:val="0006646D"/>
    <w:rsid w:val="0006695A"/>
    <w:rsid w:val="00066C6F"/>
    <w:rsid w:val="00066EA1"/>
    <w:rsid w:val="00067149"/>
    <w:rsid w:val="000675B3"/>
    <w:rsid w:val="000676B5"/>
    <w:rsid w:val="00067A2B"/>
    <w:rsid w:val="00067E7E"/>
    <w:rsid w:val="000701C8"/>
    <w:rsid w:val="000701E9"/>
    <w:rsid w:val="000701EF"/>
    <w:rsid w:val="00070949"/>
    <w:rsid w:val="000711CC"/>
    <w:rsid w:val="00071607"/>
    <w:rsid w:val="00071893"/>
    <w:rsid w:val="00071EEE"/>
    <w:rsid w:val="000723ED"/>
    <w:rsid w:val="00072600"/>
    <w:rsid w:val="000729CC"/>
    <w:rsid w:val="00072E78"/>
    <w:rsid w:val="000735BA"/>
    <w:rsid w:val="000735D7"/>
    <w:rsid w:val="00073731"/>
    <w:rsid w:val="00073F00"/>
    <w:rsid w:val="00073FB7"/>
    <w:rsid w:val="00074719"/>
    <w:rsid w:val="00075612"/>
    <w:rsid w:val="000756BD"/>
    <w:rsid w:val="00075C58"/>
    <w:rsid w:val="0007633C"/>
    <w:rsid w:val="00076A4D"/>
    <w:rsid w:val="00076B29"/>
    <w:rsid w:val="00076C0C"/>
    <w:rsid w:val="00076F99"/>
    <w:rsid w:val="00077244"/>
    <w:rsid w:val="000776C4"/>
    <w:rsid w:val="00077A91"/>
    <w:rsid w:val="000807D6"/>
    <w:rsid w:val="0008092D"/>
    <w:rsid w:val="0008104C"/>
    <w:rsid w:val="00081926"/>
    <w:rsid w:val="00081ABB"/>
    <w:rsid w:val="00082320"/>
    <w:rsid w:val="00082D5D"/>
    <w:rsid w:val="000832AF"/>
    <w:rsid w:val="000832E0"/>
    <w:rsid w:val="00083E90"/>
    <w:rsid w:val="000844AF"/>
    <w:rsid w:val="00084787"/>
    <w:rsid w:val="000848F9"/>
    <w:rsid w:val="000859C1"/>
    <w:rsid w:val="00085EAC"/>
    <w:rsid w:val="00085F21"/>
    <w:rsid w:val="0008673D"/>
    <w:rsid w:val="000867AD"/>
    <w:rsid w:val="00086904"/>
    <w:rsid w:val="00086CF0"/>
    <w:rsid w:val="0008736C"/>
    <w:rsid w:val="000874DB"/>
    <w:rsid w:val="00087508"/>
    <w:rsid w:val="00087734"/>
    <w:rsid w:val="00087E54"/>
    <w:rsid w:val="00090157"/>
    <w:rsid w:val="000904D5"/>
    <w:rsid w:val="000909C4"/>
    <w:rsid w:val="00090D27"/>
    <w:rsid w:val="0009168E"/>
    <w:rsid w:val="00091D84"/>
    <w:rsid w:val="00091FFE"/>
    <w:rsid w:val="000921D3"/>
    <w:rsid w:val="000927C1"/>
    <w:rsid w:val="000932B6"/>
    <w:rsid w:val="00093ACE"/>
    <w:rsid w:val="00093E6C"/>
    <w:rsid w:val="00094C48"/>
    <w:rsid w:val="00094E9E"/>
    <w:rsid w:val="00094E9F"/>
    <w:rsid w:val="00095377"/>
    <w:rsid w:val="000958D5"/>
    <w:rsid w:val="00095C9A"/>
    <w:rsid w:val="000964D3"/>
    <w:rsid w:val="00096551"/>
    <w:rsid w:val="00097F21"/>
    <w:rsid w:val="00097FD0"/>
    <w:rsid w:val="000A00C8"/>
    <w:rsid w:val="000A02B3"/>
    <w:rsid w:val="000A0E09"/>
    <w:rsid w:val="000A1B18"/>
    <w:rsid w:val="000A293B"/>
    <w:rsid w:val="000A3400"/>
    <w:rsid w:val="000A3420"/>
    <w:rsid w:val="000A3487"/>
    <w:rsid w:val="000A37F4"/>
    <w:rsid w:val="000A3A3D"/>
    <w:rsid w:val="000A44DC"/>
    <w:rsid w:val="000A4AA9"/>
    <w:rsid w:val="000A4B55"/>
    <w:rsid w:val="000A505A"/>
    <w:rsid w:val="000A50D6"/>
    <w:rsid w:val="000A60F5"/>
    <w:rsid w:val="000A63B8"/>
    <w:rsid w:val="000A6BBB"/>
    <w:rsid w:val="000A6CF2"/>
    <w:rsid w:val="000A7693"/>
    <w:rsid w:val="000A7734"/>
    <w:rsid w:val="000A7C1D"/>
    <w:rsid w:val="000A7C2F"/>
    <w:rsid w:val="000A7DE9"/>
    <w:rsid w:val="000B0052"/>
    <w:rsid w:val="000B00E3"/>
    <w:rsid w:val="000B0BCF"/>
    <w:rsid w:val="000B143D"/>
    <w:rsid w:val="000B19F0"/>
    <w:rsid w:val="000B1B35"/>
    <w:rsid w:val="000B2118"/>
    <w:rsid w:val="000B2143"/>
    <w:rsid w:val="000B2196"/>
    <w:rsid w:val="000B23F2"/>
    <w:rsid w:val="000B26F9"/>
    <w:rsid w:val="000B3513"/>
    <w:rsid w:val="000B4089"/>
    <w:rsid w:val="000B4BCE"/>
    <w:rsid w:val="000B4EC6"/>
    <w:rsid w:val="000B5295"/>
    <w:rsid w:val="000B529A"/>
    <w:rsid w:val="000B5720"/>
    <w:rsid w:val="000B65E3"/>
    <w:rsid w:val="000C030B"/>
    <w:rsid w:val="000C0381"/>
    <w:rsid w:val="000C0CAF"/>
    <w:rsid w:val="000C0D66"/>
    <w:rsid w:val="000C0E5B"/>
    <w:rsid w:val="000C170F"/>
    <w:rsid w:val="000C1B04"/>
    <w:rsid w:val="000C1BE0"/>
    <w:rsid w:val="000C1FC1"/>
    <w:rsid w:val="000C2708"/>
    <w:rsid w:val="000C27B7"/>
    <w:rsid w:val="000C30DD"/>
    <w:rsid w:val="000C43F2"/>
    <w:rsid w:val="000C44CE"/>
    <w:rsid w:val="000C4709"/>
    <w:rsid w:val="000C4BC2"/>
    <w:rsid w:val="000C4E19"/>
    <w:rsid w:val="000C5151"/>
    <w:rsid w:val="000C5220"/>
    <w:rsid w:val="000C5A6A"/>
    <w:rsid w:val="000C5AAC"/>
    <w:rsid w:val="000C607F"/>
    <w:rsid w:val="000C63C0"/>
    <w:rsid w:val="000C6738"/>
    <w:rsid w:val="000C6DB5"/>
    <w:rsid w:val="000C6FE3"/>
    <w:rsid w:val="000C7721"/>
    <w:rsid w:val="000C776E"/>
    <w:rsid w:val="000C7CF9"/>
    <w:rsid w:val="000C7F49"/>
    <w:rsid w:val="000D04E1"/>
    <w:rsid w:val="000D06F6"/>
    <w:rsid w:val="000D1277"/>
    <w:rsid w:val="000D13E2"/>
    <w:rsid w:val="000D1790"/>
    <w:rsid w:val="000D19B7"/>
    <w:rsid w:val="000D1E06"/>
    <w:rsid w:val="000D2293"/>
    <w:rsid w:val="000D2B01"/>
    <w:rsid w:val="000D2D27"/>
    <w:rsid w:val="000D34BC"/>
    <w:rsid w:val="000D34D1"/>
    <w:rsid w:val="000D4155"/>
    <w:rsid w:val="000D41C6"/>
    <w:rsid w:val="000D4279"/>
    <w:rsid w:val="000D4D30"/>
    <w:rsid w:val="000D4FD1"/>
    <w:rsid w:val="000D5484"/>
    <w:rsid w:val="000D641F"/>
    <w:rsid w:val="000D6775"/>
    <w:rsid w:val="000D6BB4"/>
    <w:rsid w:val="000D6BB8"/>
    <w:rsid w:val="000D6DAD"/>
    <w:rsid w:val="000D73ED"/>
    <w:rsid w:val="000D7584"/>
    <w:rsid w:val="000D7FBD"/>
    <w:rsid w:val="000E0037"/>
    <w:rsid w:val="000E00D4"/>
    <w:rsid w:val="000E0364"/>
    <w:rsid w:val="000E0490"/>
    <w:rsid w:val="000E1111"/>
    <w:rsid w:val="000E2801"/>
    <w:rsid w:val="000E2C39"/>
    <w:rsid w:val="000E2E8E"/>
    <w:rsid w:val="000E3AB6"/>
    <w:rsid w:val="000E3D27"/>
    <w:rsid w:val="000E4669"/>
    <w:rsid w:val="000E4867"/>
    <w:rsid w:val="000E48D8"/>
    <w:rsid w:val="000E4E1D"/>
    <w:rsid w:val="000E4E5F"/>
    <w:rsid w:val="000E598F"/>
    <w:rsid w:val="000E6A49"/>
    <w:rsid w:val="000E72AC"/>
    <w:rsid w:val="000E72EC"/>
    <w:rsid w:val="000E75BD"/>
    <w:rsid w:val="000E7B5B"/>
    <w:rsid w:val="000F0316"/>
    <w:rsid w:val="000F06D8"/>
    <w:rsid w:val="000F078B"/>
    <w:rsid w:val="000F09B8"/>
    <w:rsid w:val="000F0DD6"/>
    <w:rsid w:val="000F1330"/>
    <w:rsid w:val="000F161A"/>
    <w:rsid w:val="000F1755"/>
    <w:rsid w:val="000F1AEE"/>
    <w:rsid w:val="000F1E59"/>
    <w:rsid w:val="000F1EDA"/>
    <w:rsid w:val="000F1F86"/>
    <w:rsid w:val="000F35D2"/>
    <w:rsid w:val="000F3FC9"/>
    <w:rsid w:val="000F41B6"/>
    <w:rsid w:val="000F4832"/>
    <w:rsid w:val="000F5177"/>
    <w:rsid w:val="000F560D"/>
    <w:rsid w:val="000F6025"/>
    <w:rsid w:val="000F609D"/>
    <w:rsid w:val="000F63E3"/>
    <w:rsid w:val="000F6407"/>
    <w:rsid w:val="000F65FE"/>
    <w:rsid w:val="000F6968"/>
    <w:rsid w:val="000F6E40"/>
    <w:rsid w:val="000F75D3"/>
    <w:rsid w:val="000F7CF0"/>
    <w:rsid w:val="0010067D"/>
    <w:rsid w:val="001009BA"/>
    <w:rsid w:val="00101277"/>
    <w:rsid w:val="00101732"/>
    <w:rsid w:val="00101859"/>
    <w:rsid w:val="00101B6D"/>
    <w:rsid w:val="00101F46"/>
    <w:rsid w:val="00102A38"/>
    <w:rsid w:val="00102B58"/>
    <w:rsid w:val="00102DCF"/>
    <w:rsid w:val="00102DE2"/>
    <w:rsid w:val="00102F2E"/>
    <w:rsid w:val="00103186"/>
    <w:rsid w:val="00103675"/>
    <w:rsid w:val="00103954"/>
    <w:rsid w:val="00103C9B"/>
    <w:rsid w:val="00103CE0"/>
    <w:rsid w:val="00104365"/>
    <w:rsid w:val="0010441D"/>
    <w:rsid w:val="001044F2"/>
    <w:rsid w:val="001049DD"/>
    <w:rsid w:val="00104F6C"/>
    <w:rsid w:val="00105EEB"/>
    <w:rsid w:val="001064EC"/>
    <w:rsid w:val="00106DCD"/>
    <w:rsid w:val="00106F3D"/>
    <w:rsid w:val="001074C2"/>
    <w:rsid w:val="00107E04"/>
    <w:rsid w:val="00110195"/>
    <w:rsid w:val="00110515"/>
    <w:rsid w:val="0011055A"/>
    <w:rsid w:val="00111D2D"/>
    <w:rsid w:val="001127B6"/>
    <w:rsid w:val="00112F3C"/>
    <w:rsid w:val="00113C48"/>
    <w:rsid w:val="00114250"/>
    <w:rsid w:val="00114298"/>
    <w:rsid w:val="001143FF"/>
    <w:rsid w:val="00114517"/>
    <w:rsid w:val="0011492D"/>
    <w:rsid w:val="00115221"/>
    <w:rsid w:val="001152A6"/>
    <w:rsid w:val="00115B98"/>
    <w:rsid w:val="0011603D"/>
    <w:rsid w:val="00116B0D"/>
    <w:rsid w:val="00116B60"/>
    <w:rsid w:val="00116CB6"/>
    <w:rsid w:val="0012008A"/>
    <w:rsid w:val="0012041C"/>
    <w:rsid w:val="00121093"/>
    <w:rsid w:val="00121C63"/>
    <w:rsid w:val="00121CC1"/>
    <w:rsid w:val="00123460"/>
    <w:rsid w:val="00124512"/>
    <w:rsid w:val="00124B92"/>
    <w:rsid w:val="00125851"/>
    <w:rsid w:val="00125E0D"/>
    <w:rsid w:val="00125FDE"/>
    <w:rsid w:val="001263EB"/>
    <w:rsid w:val="00126672"/>
    <w:rsid w:val="001269EC"/>
    <w:rsid w:val="00126E87"/>
    <w:rsid w:val="00126F97"/>
    <w:rsid w:val="00127060"/>
    <w:rsid w:val="001276D7"/>
    <w:rsid w:val="0012777C"/>
    <w:rsid w:val="00127B0B"/>
    <w:rsid w:val="00127E8C"/>
    <w:rsid w:val="001300A3"/>
    <w:rsid w:val="00130662"/>
    <w:rsid w:val="0013133F"/>
    <w:rsid w:val="0013157A"/>
    <w:rsid w:val="00132089"/>
    <w:rsid w:val="001323DC"/>
    <w:rsid w:val="00132D9D"/>
    <w:rsid w:val="001333A5"/>
    <w:rsid w:val="001333AD"/>
    <w:rsid w:val="0013342A"/>
    <w:rsid w:val="00133AE8"/>
    <w:rsid w:val="00134947"/>
    <w:rsid w:val="00134E2C"/>
    <w:rsid w:val="00134F38"/>
    <w:rsid w:val="00134F53"/>
    <w:rsid w:val="00135119"/>
    <w:rsid w:val="00135819"/>
    <w:rsid w:val="00136279"/>
    <w:rsid w:val="001368F4"/>
    <w:rsid w:val="0013697A"/>
    <w:rsid w:val="00137413"/>
    <w:rsid w:val="00137BBE"/>
    <w:rsid w:val="001407BE"/>
    <w:rsid w:val="001417AB"/>
    <w:rsid w:val="00141ECE"/>
    <w:rsid w:val="0014300E"/>
    <w:rsid w:val="00143142"/>
    <w:rsid w:val="0014314F"/>
    <w:rsid w:val="00143F29"/>
    <w:rsid w:val="0014493E"/>
    <w:rsid w:val="00144B9D"/>
    <w:rsid w:val="0014501A"/>
    <w:rsid w:val="0014546B"/>
    <w:rsid w:val="00145E1F"/>
    <w:rsid w:val="00146232"/>
    <w:rsid w:val="001462C0"/>
    <w:rsid w:val="00146491"/>
    <w:rsid w:val="00146C25"/>
    <w:rsid w:val="00146E8D"/>
    <w:rsid w:val="0014772B"/>
    <w:rsid w:val="00147B3F"/>
    <w:rsid w:val="00147C11"/>
    <w:rsid w:val="00147CAC"/>
    <w:rsid w:val="00147CB0"/>
    <w:rsid w:val="00150782"/>
    <w:rsid w:val="00150B6E"/>
    <w:rsid w:val="0015110B"/>
    <w:rsid w:val="00151170"/>
    <w:rsid w:val="0015130B"/>
    <w:rsid w:val="00151DAA"/>
    <w:rsid w:val="00151ED4"/>
    <w:rsid w:val="00151EF1"/>
    <w:rsid w:val="00152014"/>
    <w:rsid w:val="00152671"/>
    <w:rsid w:val="00152D74"/>
    <w:rsid w:val="00153C59"/>
    <w:rsid w:val="001544F3"/>
    <w:rsid w:val="001546F0"/>
    <w:rsid w:val="00154AAF"/>
    <w:rsid w:val="00154F17"/>
    <w:rsid w:val="0015526A"/>
    <w:rsid w:val="001555B8"/>
    <w:rsid w:val="001555E2"/>
    <w:rsid w:val="001557CE"/>
    <w:rsid w:val="00155BB3"/>
    <w:rsid w:val="00156783"/>
    <w:rsid w:val="001568FA"/>
    <w:rsid w:val="00157156"/>
    <w:rsid w:val="00157EEF"/>
    <w:rsid w:val="00160126"/>
    <w:rsid w:val="00160307"/>
    <w:rsid w:val="001603B4"/>
    <w:rsid w:val="001610E7"/>
    <w:rsid w:val="00161572"/>
    <w:rsid w:val="00161E97"/>
    <w:rsid w:val="001622F3"/>
    <w:rsid w:val="001625CA"/>
    <w:rsid w:val="0016298A"/>
    <w:rsid w:val="001635C1"/>
    <w:rsid w:val="00163F14"/>
    <w:rsid w:val="00164302"/>
    <w:rsid w:val="0016498C"/>
    <w:rsid w:val="00164BE6"/>
    <w:rsid w:val="00164E63"/>
    <w:rsid w:val="00165685"/>
    <w:rsid w:val="00165D05"/>
    <w:rsid w:val="00166560"/>
    <w:rsid w:val="001665DF"/>
    <w:rsid w:val="00166C42"/>
    <w:rsid w:val="00166C7F"/>
    <w:rsid w:val="00167404"/>
    <w:rsid w:val="001674C2"/>
    <w:rsid w:val="00167733"/>
    <w:rsid w:val="001679F6"/>
    <w:rsid w:val="00167B14"/>
    <w:rsid w:val="0016C5AB"/>
    <w:rsid w:val="0017149B"/>
    <w:rsid w:val="00171C9E"/>
    <w:rsid w:val="00171DF6"/>
    <w:rsid w:val="00172138"/>
    <w:rsid w:val="00172BCE"/>
    <w:rsid w:val="001734EA"/>
    <w:rsid w:val="001735D5"/>
    <w:rsid w:val="00173C85"/>
    <w:rsid w:val="00174238"/>
    <w:rsid w:val="001745B0"/>
    <w:rsid w:val="00174D44"/>
    <w:rsid w:val="00174F7C"/>
    <w:rsid w:val="00175194"/>
    <w:rsid w:val="00175272"/>
    <w:rsid w:val="001754BD"/>
    <w:rsid w:val="001755B7"/>
    <w:rsid w:val="00176302"/>
    <w:rsid w:val="00176698"/>
    <w:rsid w:val="001768AA"/>
    <w:rsid w:val="0017750E"/>
    <w:rsid w:val="001777C5"/>
    <w:rsid w:val="00177B98"/>
    <w:rsid w:val="00177E7B"/>
    <w:rsid w:val="0017D6EF"/>
    <w:rsid w:val="001804D0"/>
    <w:rsid w:val="00180736"/>
    <w:rsid w:val="00180DEC"/>
    <w:rsid w:val="001814EB"/>
    <w:rsid w:val="00181A31"/>
    <w:rsid w:val="00181CE3"/>
    <w:rsid w:val="001820F7"/>
    <w:rsid w:val="001822EB"/>
    <w:rsid w:val="00182478"/>
    <w:rsid w:val="001826E5"/>
    <w:rsid w:val="001844AF"/>
    <w:rsid w:val="0018591F"/>
    <w:rsid w:val="001868F5"/>
    <w:rsid w:val="001869AE"/>
    <w:rsid w:val="00186A38"/>
    <w:rsid w:val="00186D77"/>
    <w:rsid w:val="0018751B"/>
    <w:rsid w:val="0018F495"/>
    <w:rsid w:val="001900E9"/>
    <w:rsid w:val="0019018A"/>
    <w:rsid w:val="001909B4"/>
    <w:rsid w:val="00191215"/>
    <w:rsid w:val="0019151D"/>
    <w:rsid w:val="0019242F"/>
    <w:rsid w:val="00192944"/>
    <w:rsid w:val="00192B87"/>
    <w:rsid w:val="00192F32"/>
    <w:rsid w:val="00192FA5"/>
    <w:rsid w:val="00194058"/>
    <w:rsid w:val="00194649"/>
    <w:rsid w:val="001947F6"/>
    <w:rsid w:val="00194DD5"/>
    <w:rsid w:val="00194E12"/>
    <w:rsid w:val="0019692C"/>
    <w:rsid w:val="0019712E"/>
    <w:rsid w:val="001976BC"/>
    <w:rsid w:val="00197B82"/>
    <w:rsid w:val="00197BC5"/>
    <w:rsid w:val="001A074C"/>
    <w:rsid w:val="001A078F"/>
    <w:rsid w:val="001A0C63"/>
    <w:rsid w:val="001A0FBA"/>
    <w:rsid w:val="001A18F6"/>
    <w:rsid w:val="001A1C44"/>
    <w:rsid w:val="001A1E8F"/>
    <w:rsid w:val="001A1F0B"/>
    <w:rsid w:val="001A1F4F"/>
    <w:rsid w:val="001A2082"/>
    <w:rsid w:val="001A224A"/>
    <w:rsid w:val="001A27EE"/>
    <w:rsid w:val="001A2812"/>
    <w:rsid w:val="001A33D7"/>
    <w:rsid w:val="001A3CE0"/>
    <w:rsid w:val="001A3FEE"/>
    <w:rsid w:val="001A47D9"/>
    <w:rsid w:val="001A4EAD"/>
    <w:rsid w:val="001A58D1"/>
    <w:rsid w:val="001A6304"/>
    <w:rsid w:val="001A649F"/>
    <w:rsid w:val="001A6729"/>
    <w:rsid w:val="001A67F7"/>
    <w:rsid w:val="001A7A1A"/>
    <w:rsid w:val="001A7B20"/>
    <w:rsid w:val="001A7CA2"/>
    <w:rsid w:val="001A7D1B"/>
    <w:rsid w:val="001ABA54"/>
    <w:rsid w:val="001B0087"/>
    <w:rsid w:val="001B0776"/>
    <w:rsid w:val="001B0BC0"/>
    <w:rsid w:val="001B182D"/>
    <w:rsid w:val="001B2266"/>
    <w:rsid w:val="001B2374"/>
    <w:rsid w:val="001B354C"/>
    <w:rsid w:val="001B389B"/>
    <w:rsid w:val="001B405D"/>
    <w:rsid w:val="001B4B69"/>
    <w:rsid w:val="001B4BCE"/>
    <w:rsid w:val="001B4CCA"/>
    <w:rsid w:val="001B4EEC"/>
    <w:rsid w:val="001B5D3D"/>
    <w:rsid w:val="001B6393"/>
    <w:rsid w:val="001B642A"/>
    <w:rsid w:val="001B688C"/>
    <w:rsid w:val="001B6EBC"/>
    <w:rsid w:val="001B7016"/>
    <w:rsid w:val="001B7042"/>
    <w:rsid w:val="001B7233"/>
    <w:rsid w:val="001B72A3"/>
    <w:rsid w:val="001B75A8"/>
    <w:rsid w:val="001B7C00"/>
    <w:rsid w:val="001B7FAD"/>
    <w:rsid w:val="001C0418"/>
    <w:rsid w:val="001C0480"/>
    <w:rsid w:val="001C0760"/>
    <w:rsid w:val="001C1320"/>
    <w:rsid w:val="001C1B02"/>
    <w:rsid w:val="001C1DE1"/>
    <w:rsid w:val="001C1F29"/>
    <w:rsid w:val="001C3810"/>
    <w:rsid w:val="001C3A51"/>
    <w:rsid w:val="001C509E"/>
    <w:rsid w:val="001C61EF"/>
    <w:rsid w:val="001C645E"/>
    <w:rsid w:val="001C64A7"/>
    <w:rsid w:val="001C68C4"/>
    <w:rsid w:val="001C68D4"/>
    <w:rsid w:val="001C6DE0"/>
    <w:rsid w:val="001C738B"/>
    <w:rsid w:val="001C755E"/>
    <w:rsid w:val="001C7B89"/>
    <w:rsid w:val="001D00D0"/>
    <w:rsid w:val="001D0A10"/>
    <w:rsid w:val="001D0D7D"/>
    <w:rsid w:val="001D0F61"/>
    <w:rsid w:val="001D0F9F"/>
    <w:rsid w:val="001D1F22"/>
    <w:rsid w:val="001D1F31"/>
    <w:rsid w:val="001D2353"/>
    <w:rsid w:val="001D2D6D"/>
    <w:rsid w:val="001D3252"/>
    <w:rsid w:val="001D37D2"/>
    <w:rsid w:val="001D393F"/>
    <w:rsid w:val="001D4263"/>
    <w:rsid w:val="001D43FD"/>
    <w:rsid w:val="001D4A10"/>
    <w:rsid w:val="001D4B29"/>
    <w:rsid w:val="001D58E6"/>
    <w:rsid w:val="001D5F3E"/>
    <w:rsid w:val="001D605D"/>
    <w:rsid w:val="001D68BA"/>
    <w:rsid w:val="001D69D5"/>
    <w:rsid w:val="001D6A61"/>
    <w:rsid w:val="001D6F30"/>
    <w:rsid w:val="001D8BD8"/>
    <w:rsid w:val="001DB85C"/>
    <w:rsid w:val="001E019B"/>
    <w:rsid w:val="001E0876"/>
    <w:rsid w:val="001E092F"/>
    <w:rsid w:val="001E0A7D"/>
    <w:rsid w:val="001E0BC7"/>
    <w:rsid w:val="001E0E98"/>
    <w:rsid w:val="001E1044"/>
    <w:rsid w:val="001E1A95"/>
    <w:rsid w:val="001E1C0B"/>
    <w:rsid w:val="001E273A"/>
    <w:rsid w:val="001E2B48"/>
    <w:rsid w:val="001E2F55"/>
    <w:rsid w:val="001E2F92"/>
    <w:rsid w:val="001E3B8E"/>
    <w:rsid w:val="001E3C7F"/>
    <w:rsid w:val="001E3DBE"/>
    <w:rsid w:val="001E3DFE"/>
    <w:rsid w:val="001E3F9F"/>
    <w:rsid w:val="001E433D"/>
    <w:rsid w:val="001E4340"/>
    <w:rsid w:val="001E452D"/>
    <w:rsid w:val="001E4612"/>
    <w:rsid w:val="001E594D"/>
    <w:rsid w:val="001E5CF7"/>
    <w:rsid w:val="001E6A4F"/>
    <w:rsid w:val="001E6A9E"/>
    <w:rsid w:val="001E6B55"/>
    <w:rsid w:val="001E6BAF"/>
    <w:rsid w:val="001E72B4"/>
    <w:rsid w:val="001E782F"/>
    <w:rsid w:val="001E7E90"/>
    <w:rsid w:val="001F07F1"/>
    <w:rsid w:val="001F0C8B"/>
    <w:rsid w:val="001F0F1E"/>
    <w:rsid w:val="001F1031"/>
    <w:rsid w:val="001F1071"/>
    <w:rsid w:val="001F145C"/>
    <w:rsid w:val="001F1C22"/>
    <w:rsid w:val="001F2546"/>
    <w:rsid w:val="001F3FED"/>
    <w:rsid w:val="001F433B"/>
    <w:rsid w:val="001F44DA"/>
    <w:rsid w:val="001F47BA"/>
    <w:rsid w:val="001F4A44"/>
    <w:rsid w:val="001F546A"/>
    <w:rsid w:val="001F56C7"/>
    <w:rsid w:val="001F5765"/>
    <w:rsid w:val="001F5868"/>
    <w:rsid w:val="001F6018"/>
    <w:rsid w:val="001F6A45"/>
    <w:rsid w:val="001F74A5"/>
    <w:rsid w:val="001F7775"/>
    <w:rsid w:val="001F7FD4"/>
    <w:rsid w:val="001F9A16"/>
    <w:rsid w:val="002004F7"/>
    <w:rsid w:val="002008FB"/>
    <w:rsid w:val="00201561"/>
    <w:rsid w:val="002016F2"/>
    <w:rsid w:val="002019C4"/>
    <w:rsid w:val="00202099"/>
    <w:rsid w:val="0020253E"/>
    <w:rsid w:val="002029BA"/>
    <w:rsid w:val="00202B19"/>
    <w:rsid w:val="00202C99"/>
    <w:rsid w:val="00202D2D"/>
    <w:rsid w:val="00203C02"/>
    <w:rsid w:val="00203E66"/>
    <w:rsid w:val="00204668"/>
    <w:rsid w:val="002047C4"/>
    <w:rsid w:val="00204B95"/>
    <w:rsid w:val="00204DE1"/>
    <w:rsid w:val="00204E98"/>
    <w:rsid w:val="00205280"/>
    <w:rsid w:val="00205945"/>
    <w:rsid w:val="002059EE"/>
    <w:rsid w:val="00205B4E"/>
    <w:rsid w:val="00206653"/>
    <w:rsid w:val="00207022"/>
    <w:rsid w:val="00207C5F"/>
    <w:rsid w:val="00210642"/>
    <w:rsid w:val="002106BB"/>
    <w:rsid w:val="002108BF"/>
    <w:rsid w:val="002117BC"/>
    <w:rsid w:val="00211B97"/>
    <w:rsid w:val="002120FF"/>
    <w:rsid w:val="00212410"/>
    <w:rsid w:val="002129D4"/>
    <w:rsid w:val="00213566"/>
    <w:rsid w:val="002137AE"/>
    <w:rsid w:val="00213D61"/>
    <w:rsid w:val="0021513B"/>
    <w:rsid w:val="00215180"/>
    <w:rsid w:val="002156E0"/>
    <w:rsid w:val="00215D81"/>
    <w:rsid w:val="002161D3"/>
    <w:rsid w:val="00216200"/>
    <w:rsid w:val="00216DAE"/>
    <w:rsid w:val="00216E4A"/>
    <w:rsid w:val="00216FA6"/>
    <w:rsid w:val="002200C4"/>
    <w:rsid w:val="002209F5"/>
    <w:rsid w:val="00220B33"/>
    <w:rsid w:val="00220C2C"/>
    <w:rsid w:val="002210D1"/>
    <w:rsid w:val="002214F5"/>
    <w:rsid w:val="00222017"/>
    <w:rsid w:val="002232F0"/>
    <w:rsid w:val="0022344A"/>
    <w:rsid w:val="00223450"/>
    <w:rsid w:val="0022379D"/>
    <w:rsid w:val="00223C45"/>
    <w:rsid w:val="00224893"/>
    <w:rsid w:val="00224C05"/>
    <w:rsid w:val="00224D14"/>
    <w:rsid w:val="002255D0"/>
    <w:rsid w:val="00225705"/>
    <w:rsid w:val="00225F84"/>
    <w:rsid w:val="002263EE"/>
    <w:rsid w:val="00226986"/>
    <w:rsid w:val="00226FFA"/>
    <w:rsid w:val="00227897"/>
    <w:rsid w:val="002279D3"/>
    <w:rsid w:val="002279F7"/>
    <w:rsid w:val="00227BE8"/>
    <w:rsid w:val="0023226D"/>
    <w:rsid w:val="002322CF"/>
    <w:rsid w:val="002323AD"/>
    <w:rsid w:val="00233830"/>
    <w:rsid w:val="0023426C"/>
    <w:rsid w:val="00234844"/>
    <w:rsid w:val="00234F08"/>
    <w:rsid w:val="0023505B"/>
    <w:rsid w:val="00235E1E"/>
    <w:rsid w:val="00235E31"/>
    <w:rsid w:val="002361E1"/>
    <w:rsid w:val="0023633A"/>
    <w:rsid w:val="0023679C"/>
    <w:rsid w:val="00237417"/>
    <w:rsid w:val="00237CB9"/>
    <w:rsid w:val="00237E8C"/>
    <w:rsid w:val="0024004C"/>
    <w:rsid w:val="002409F4"/>
    <w:rsid w:val="002411D0"/>
    <w:rsid w:val="00241A16"/>
    <w:rsid w:val="00241DA5"/>
    <w:rsid w:val="00242316"/>
    <w:rsid w:val="00242B58"/>
    <w:rsid w:val="00242D34"/>
    <w:rsid w:val="00242F11"/>
    <w:rsid w:val="00242F7B"/>
    <w:rsid w:val="00243621"/>
    <w:rsid w:val="00243B6F"/>
    <w:rsid w:val="00243BC9"/>
    <w:rsid w:val="00243D69"/>
    <w:rsid w:val="00243F2C"/>
    <w:rsid w:val="002443B7"/>
    <w:rsid w:val="002446B4"/>
    <w:rsid w:val="0024474B"/>
    <w:rsid w:val="002448C3"/>
    <w:rsid w:val="00245483"/>
    <w:rsid w:val="0024549D"/>
    <w:rsid w:val="002454A0"/>
    <w:rsid w:val="002456EC"/>
    <w:rsid w:val="0024577F"/>
    <w:rsid w:val="00245C21"/>
    <w:rsid w:val="00246285"/>
    <w:rsid w:val="002462FF"/>
    <w:rsid w:val="0024670D"/>
    <w:rsid w:val="00246916"/>
    <w:rsid w:val="00246B32"/>
    <w:rsid w:val="00246C16"/>
    <w:rsid w:val="002478D8"/>
    <w:rsid w:val="00247EAE"/>
    <w:rsid w:val="00250B0C"/>
    <w:rsid w:val="0025128B"/>
    <w:rsid w:val="0025207F"/>
    <w:rsid w:val="00252594"/>
    <w:rsid w:val="00252719"/>
    <w:rsid w:val="0025469C"/>
    <w:rsid w:val="00254987"/>
    <w:rsid w:val="00254DF4"/>
    <w:rsid w:val="00254E49"/>
    <w:rsid w:val="002553D3"/>
    <w:rsid w:val="00255AD4"/>
    <w:rsid w:val="002561ED"/>
    <w:rsid w:val="002561FC"/>
    <w:rsid w:val="00256430"/>
    <w:rsid w:val="0025645C"/>
    <w:rsid w:val="002568A7"/>
    <w:rsid w:val="00256E5C"/>
    <w:rsid w:val="00256F0B"/>
    <w:rsid w:val="002572FC"/>
    <w:rsid w:val="00257F79"/>
    <w:rsid w:val="0026003E"/>
    <w:rsid w:val="00260287"/>
    <w:rsid w:val="002603A2"/>
    <w:rsid w:val="00260693"/>
    <w:rsid w:val="002606B7"/>
    <w:rsid w:val="00260C63"/>
    <w:rsid w:val="00261775"/>
    <w:rsid w:val="00261B98"/>
    <w:rsid w:val="00262099"/>
    <w:rsid w:val="00262679"/>
    <w:rsid w:val="002626A5"/>
    <w:rsid w:val="002626AA"/>
    <w:rsid w:val="00263AC3"/>
    <w:rsid w:val="00263C35"/>
    <w:rsid w:val="00263D65"/>
    <w:rsid w:val="00264060"/>
    <w:rsid w:val="002642BF"/>
    <w:rsid w:val="00264622"/>
    <w:rsid w:val="00264931"/>
    <w:rsid w:val="00265051"/>
    <w:rsid w:val="002659DB"/>
    <w:rsid w:val="002665C3"/>
    <w:rsid w:val="00266B8C"/>
    <w:rsid w:val="00267B80"/>
    <w:rsid w:val="00267CCE"/>
    <w:rsid w:val="00267D9C"/>
    <w:rsid w:val="002702F4"/>
    <w:rsid w:val="00270778"/>
    <w:rsid w:val="002708BD"/>
    <w:rsid w:val="002708C6"/>
    <w:rsid w:val="0027101A"/>
    <w:rsid w:val="00271503"/>
    <w:rsid w:val="002718B0"/>
    <w:rsid w:val="00271FC6"/>
    <w:rsid w:val="00272A4D"/>
    <w:rsid w:val="00273371"/>
    <w:rsid w:val="0027361D"/>
    <w:rsid w:val="00273733"/>
    <w:rsid w:val="00273C75"/>
    <w:rsid w:val="00273DDB"/>
    <w:rsid w:val="00273FFA"/>
    <w:rsid w:val="002748D0"/>
    <w:rsid w:val="00275AC1"/>
    <w:rsid w:val="0027675B"/>
    <w:rsid w:val="00276790"/>
    <w:rsid w:val="00276955"/>
    <w:rsid w:val="002769AD"/>
    <w:rsid w:val="00276F5D"/>
    <w:rsid w:val="00276FA5"/>
    <w:rsid w:val="002772B2"/>
    <w:rsid w:val="002772C0"/>
    <w:rsid w:val="00277658"/>
    <w:rsid w:val="002777FA"/>
    <w:rsid w:val="002800FA"/>
    <w:rsid w:val="002803FE"/>
    <w:rsid w:val="00280C78"/>
    <w:rsid w:val="00280F1E"/>
    <w:rsid w:val="0028111C"/>
    <w:rsid w:val="00281536"/>
    <w:rsid w:val="0028242B"/>
    <w:rsid w:val="00282736"/>
    <w:rsid w:val="00282C4D"/>
    <w:rsid w:val="0028323C"/>
    <w:rsid w:val="0028379A"/>
    <w:rsid w:val="00283B83"/>
    <w:rsid w:val="002846CC"/>
    <w:rsid w:val="0028574E"/>
    <w:rsid w:val="0028599E"/>
    <w:rsid w:val="00285B55"/>
    <w:rsid w:val="00285CF1"/>
    <w:rsid w:val="00285F7B"/>
    <w:rsid w:val="00286796"/>
    <w:rsid w:val="002879AD"/>
    <w:rsid w:val="00287CC8"/>
    <w:rsid w:val="0028DB91"/>
    <w:rsid w:val="002901EB"/>
    <w:rsid w:val="0029032C"/>
    <w:rsid w:val="00290FA9"/>
    <w:rsid w:val="00291217"/>
    <w:rsid w:val="002914D8"/>
    <w:rsid w:val="002922B2"/>
    <w:rsid w:val="002923B9"/>
    <w:rsid w:val="0029263A"/>
    <w:rsid w:val="00293354"/>
    <w:rsid w:val="002939EF"/>
    <w:rsid w:val="00293C85"/>
    <w:rsid w:val="002944D3"/>
    <w:rsid w:val="002946D3"/>
    <w:rsid w:val="00294DCF"/>
    <w:rsid w:val="00294E63"/>
    <w:rsid w:val="00295749"/>
    <w:rsid w:val="00295F6B"/>
    <w:rsid w:val="0029609C"/>
    <w:rsid w:val="0029645B"/>
    <w:rsid w:val="00296BBE"/>
    <w:rsid w:val="0029707C"/>
    <w:rsid w:val="002973AD"/>
    <w:rsid w:val="00297615"/>
    <w:rsid w:val="0029771A"/>
    <w:rsid w:val="0029776B"/>
    <w:rsid w:val="002A010F"/>
    <w:rsid w:val="002A0222"/>
    <w:rsid w:val="002A0240"/>
    <w:rsid w:val="002A04F0"/>
    <w:rsid w:val="002A0540"/>
    <w:rsid w:val="002A08F5"/>
    <w:rsid w:val="002A0E7F"/>
    <w:rsid w:val="002A133C"/>
    <w:rsid w:val="002A1614"/>
    <w:rsid w:val="002A18E7"/>
    <w:rsid w:val="002A1EE1"/>
    <w:rsid w:val="002A2D2D"/>
    <w:rsid w:val="002A2DDF"/>
    <w:rsid w:val="002A39DB"/>
    <w:rsid w:val="002A4D8E"/>
    <w:rsid w:val="002A4EDB"/>
    <w:rsid w:val="002A536F"/>
    <w:rsid w:val="002A5EF2"/>
    <w:rsid w:val="002A600E"/>
    <w:rsid w:val="002A644A"/>
    <w:rsid w:val="002A71A7"/>
    <w:rsid w:val="002A71FB"/>
    <w:rsid w:val="002A7C3D"/>
    <w:rsid w:val="002A7E96"/>
    <w:rsid w:val="002B023C"/>
    <w:rsid w:val="002B1742"/>
    <w:rsid w:val="002B21F7"/>
    <w:rsid w:val="002B25FD"/>
    <w:rsid w:val="002B276F"/>
    <w:rsid w:val="002B2874"/>
    <w:rsid w:val="002B3056"/>
    <w:rsid w:val="002B305F"/>
    <w:rsid w:val="002B34B0"/>
    <w:rsid w:val="002B3831"/>
    <w:rsid w:val="002B404A"/>
    <w:rsid w:val="002B487C"/>
    <w:rsid w:val="002B4885"/>
    <w:rsid w:val="002B4C65"/>
    <w:rsid w:val="002B558B"/>
    <w:rsid w:val="002B5628"/>
    <w:rsid w:val="002B5759"/>
    <w:rsid w:val="002B5939"/>
    <w:rsid w:val="002B5DA1"/>
    <w:rsid w:val="002B6D0F"/>
    <w:rsid w:val="002B6EC4"/>
    <w:rsid w:val="002B7906"/>
    <w:rsid w:val="002B7B2D"/>
    <w:rsid w:val="002C0375"/>
    <w:rsid w:val="002C08F1"/>
    <w:rsid w:val="002C1ABA"/>
    <w:rsid w:val="002C2460"/>
    <w:rsid w:val="002C256F"/>
    <w:rsid w:val="002C2853"/>
    <w:rsid w:val="002C34A8"/>
    <w:rsid w:val="002C3A90"/>
    <w:rsid w:val="002C3C83"/>
    <w:rsid w:val="002C3DCF"/>
    <w:rsid w:val="002C410E"/>
    <w:rsid w:val="002C4519"/>
    <w:rsid w:val="002C4552"/>
    <w:rsid w:val="002C476A"/>
    <w:rsid w:val="002C4D4D"/>
    <w:rsid w:val="002C4F7A"/>
    <w:rsid w:val="002C4FCA"/>
    <w:rsid w:val="002C4FFE"/>
    <w:rsid w:val="002C59F7"/>
    <w:rsid w:val="002C5C5E"/>
    <w:rsid w:val="002C6245"/>
    <w:rsid w:val="002C6601"/>
    <w:rsid w:val="002C6615"/>
    <w:rsid w:val="002C6A14"/>
    <w:rsid w:val="002C71F8"/>
    <w:rsid w:val="002C794C"/>
    <w:rsid w:val="002D0213"/>
    <w:rsid w:val="002D078E"/>
    <w:rsid w:val="002D07DD"/>
    <w:rsid w:val="002D1D72"/>
    <w:rsid w:val="002D2189"/>
    <w:rsid w:val="002D287B"/>
    <w:rsid w:val="002D2AF1"/>
    <w:rsid w:val="002D2C6F"/>
    <w:rsid w:val="002D2EB9"/>
    <w:rsid w:val="002D34A4"/>
    <w:rsid w:val="002D3E7D"/>
    <w:rsid w:val="002D409D"/>
    <w:rsid w:val="002D51F7"/>
    <w:rsid w:val="002D53C2"/>
    <w:rsid w:val="002D5C63"/>
    <w:rsid w:val="002D6075"/>
    <w:rsid w:val="002D7FDC"/>
    <w:rsid w:val="002E0F87"/>
    <w:rsid w:val="002E12D4"/>
    <w:rsid w:val="002E1549"/>
    <w:rsid w:val="002E1710"/>
    <w:rsid w:val="002E1788"/>
    <w:rsid w:val="002E1828"/>
    <w:rsid w:val="002E24E8"/>
    <w:rsid w:val="002E24EA"/>
    <w:rsid w:val="002E2710"/>
    <w:rsid w:val="002E2D9B"/>
    <w:rsid w:val="002E2E09"/>
    <w:rsid w:val="002E38D5"/>
    <w:rsid w:val="002E3AE2"/>
    <w:rsid w:val="002E4638"/>
    <w:rsid w:val="002E4BED"/>
    <w:rsid w:val="002E5660"/>
    <w:rsid w:val="002E5CA3"/>
    <w:rsid w:val="002E63EC"/>
    <w:rsid w:val="002E6D16"/>
    <w:rsid w:val="002E6E3F"/>
    <w:rsid w:val="002E7C81"/>
    <w:rsid w:val="002E7E4F"/>
    <w:rsid w:val="002F07A6"/>
    <w:rsid w:val="002F0A52"/>
    <w:rsid w:val="002F0BB9"/>
    <w:rsid w:val="002F0D62"/>
    <w:rsid w:val="002F107C"/>
    <w:rsid w:val="002F1352"/>
    <w:rsid w:val="002F1444"/>
    <w:rsid w:val="002F14F8"/>
    <w:rsid w:val="002F1DF6"/>
    <w:rsid w:val="002F22A4"/>
    <w:rsid w:val="002F2366"/>
    <w:rsid w:val="002F2645"/>
    <w:rsid w:val="002F2C13"/>
    <w:rsid w:val="002F2CB9"/>
    <w:rsid w:val="002F2DDB"/>
    <w:rsid w:val="002F2E4D"/>
    <w:rsid w:val="002F327C"/>
    <w:rsid w:val="002F3969"/>
    <w:rsid w:val="002F3DEB"/>
    <w:rsid w:val="002F40A7"/>
    <w:rsid w:val="002F4148"/>
    <w:rsid w:val="002F4352"/>
    <w:rsid w:val="002F444E"/>
    <w:rsid w:val="002F44F2"/>
    <w:rsid w:val="002F4A85"/>
    <w:rsid w:val="002F5102"/>
    <w:rsid w:val="002F573B"/>
    <w:rsid w:val="002F573C"/>
    <w:rsid w:val="002F5A48"/>
    <w:rsid w:val="002F5AE5"/>
    <w:rsid w:val="002F63AC"/>
    <w:rsid w:val="002F6B90"/>
    <w:rsid w:val="002F6EBD"/>
    <w:rsid w:val="002F7029"/>
    <w:rsid w:val="002F78AF"/>
    <w:rsid w:val="002F7C0D"/>
    <w:rsid w:val="002F7F86"/>
    <w:rsid w:val="00300928"/>
    <w:rsid w:val="00301A62"/>
    <w:rsid w:val="00301C28"/>
    <w:rsid w:val="00302856"/>
    <w:rsid w:val="00302E5D"/>
    <w:rsid w:val="00302EBF"/>
    <w:rsid w:val="00303311"/>
    <w:rsid w:val="00303DEE"/>
    <w:rsid w:val="00304251"/>
    <w:rsid w:val="00304B43"/>
    <w:rsid w:val="00304BFE"/>
    <w:rsid w:val="00304DCC"/>
    <w:rsid w:val="00305101"/>
    <w:rsid w:val="00305391"/>
    <w:rsid w:val="003056F5"/>
    <w:rsid w:val="00305750"/>
    <w:rsid w:val="00305911"/>
    <w:rsid w:val="00305ECB"/>
    <w:rsid w:val="00306BC1"/>
    <w:rsid w:val="00306EB6"/>
    <w:rsid w:val="003072A0"/>
    <w:rsid w:val="003077C4"/>
    <w:rsid w:val="00307C27"/>
    <w:rsid w:val="003102CB"/>
    <w:rsid w:val="0031049A"/>
    <w:rsid w:val="003104A8"/>
    <w:rsid w:val="00310BC5"/>
    <w:rsid w:val="0031148F"/>
    <w:rsid w:val="00311E86"/>
    <w:rsid w:val="00312945"/>
    <w:rsid w:val="00313024"/>
    <w:rsid w:val="0031309B"/>
    <w:rsid w:val="003137C3"/>
    <w:rsid w:val="00313E41"/>
    <w:rsid w:val="0031471C"/>
    <w:rsid w:val="003147A0"/>
    <w:rsid w:val="00314F61"/>
    <w:rsid w:val="0031536C"/>
    <w:rsid w:val="0031595B"/>
    <w:rsid w:val="00315FAB"/>
    <w:rsid w:val="00316C9F"/>
    <w:rsid w:val="0031779C"/>
    <w:rsid w:val="00317D5F"/>
    <w:rsid w:val="0032010E"/>
    <w:rsid w:val="0032046D"/>
    <w:rsid w:val="0032049F"/>
    <w:rsid w:val="00320C27"/>
    <w:rsid w:val="00320D89"/>
    <w:rsid w:val="00321C58"/>
    <w:rsid w:val="003224D4"/>
    <w:rsid w:val="003226FA"/>
    <w:rsid w:val="00322D7B"/>
    <w:rsid w:val="0032412A"/>
    <w:rsid w:val="00324374"/>
    <w:rsid w:val="003246BB"/>
    <w:rsid w:val="00324876"/>
    <w:rsid w:val="00324920"/>
    <w:rsid w:val="00324BAB"/>
    <w:rsid w:val="00324E1F"/>
    <w:rsid w:val="00324F8F"/>
    <w:rsid w:val="003254D2"/>
    <w:rsid w:val="003258FF"/>
    <w:rsid w:val="00325A71"/>
    <w:rsid w:val="00325C87"/>
    <w:rsid w:val="00325FA5"/>
    <w:rsid w:val="00326442"/>
    <w:rsid w:val="003269A1"/>
    <w:rsid w:val="00326A18"/>
    <w:rsid w:val="00326B25"/>
    <w:rsid w:val="0032757C"/>
    <w:rsid w:val="00327810"/>
    <w:rsid w:val="00327972"/>
    <w:rsid w:val="003279C5"/>
    <w:rsid w:val="00327EF2"/>
    <w:rsid w:val="00330487"/>
    <w:rsid w:val="00330674"/>
    <w:rsid w:val="003306E9"/>
    <w:rsid w:val="003314C8"/>
    <w:rsid w:val="00331A13"/>
    <w:rsid w:val="00332E74"/>
    <w:rsid w:val="00332ED0"/>
    <w:rsid w:val="00332F01"/>
    <w:rsid w:val="00332FCE"/>
    <w:rsid w:val="003332B0"/>
    <w:rsid w:val="003332D9"/>
    <w:rsid w:val="00333C4F"/>
    <w:rsid w:val="00333F62"/>
    <w:rsid w:val="00334885"/>
    <w:rsid w:val="00335566"/>
    <w:rsid w:val="0033635D"/>
    <w:rsid w:val="00336A9E"/>
    <w:rsid w:val="00336BE6"/>
    <w:rsid w:val="00336E81"/>
    <w:rsid w:val="0033711F"/>
    <w:rsid w:val="003376F8"/>
    <w:rsid w:val="0033791D"/>
    <w:rsid w:val="00337988"/>
    <w:rsid w:val="00337BF0"/>
    <w:rsid w:val="00340A07"/>
    <w:rsid w:val="003410DA"/>
    <w:rsid w:val="0034144F"/>
    <w:rsid w:val="003414F2"/>
    <w:rsid w:val="00341B67"/>
    <w:rsid w:val="00341D06"/>
    <w:rsid w:val="0034236A"/>
    <w:rsid w:val="00342B31"/>
    <w:rsid w:val="00343223"/>
    <w:rsid w:val="00343348"/>
    <w:rsid w:val="00343BED"/>
    <w:rsid w:val="00343C0D"/>
    <w:rsid w:val="003442D3"/>
    <w:rsid w:val="00344324"/>
    <w:rsid w:val="0034532B"/>
    <w:rsid w:val="00346A84"/>
    <w:rsid w:val="00346A8C"/>
    <w:rsid w:val="00346AA2"/>
    <w:rsid w:val="00346B5E"/>
    <w:rsid w:val="00347A75"/>
    <w:rsid w:val="00347DCA"/>
    <w:rsid w:val="00347EBE"/>
    <w:rsid w:val="00350190"/>
    <w:rsid w:val="00350FDE"/>
    <w:rsid w:val="00351178"/>
    <w:rsid w:val="003513FB"/>
    <w:rsid w:val="003515D1"/>
    <w:rsid w:val="00353141"/>
    <w:rsid w:val="00353783"/>
    <w:rsid w:val="00353E5F"/>
    <w:rsid w:val="003542C0"/>
    <w:rsid w:val="0035444B"/>
    <w:rsid w:val="00354830"/>
    <w:rsid w:val="00354974"/>
    <w:rsid w:val="00354C93"/>
    <w:rsid w:val="0035504A"/>
    <w:rsid w:val="00355D2F"/>
    <w:rsid w:val="00355F25"/>
    <w:rsid w:val="00355F80"/>
    <w:rsid w:val="0035651B"/>
    <w:rsid w:val="003566F3"/>
    <w:rsid w:val="00356BEA"/>
    <w:rsid w:val="00356DCE"/>
    <w:rsid w:val="00357254"/>
    <w:rsid w:val="0035796A"/>
    <w:rsid w:val="003607B8"/>
    <w:rsid w:val="00360948"/>
    <w:rsid w:val="00360A4C"/>
    <w:rsid w:val="00360E69"/>
    <w:rsid w:val="003613A2"/>
    <w:rsid w:val="00361B3A"/>
    <w:rsid w:val="00362023"/>
    <w:rsid w:val="003624B2"/>
    <w:rsid w:val="00362559"/>
    <w:rsid w:val="0036293A"/>
    <w:rsid w:val="003631D0"/>
    <w:rsid w:val="00363DDD"/>
    <w:rsid w:val="00364114"/>
    <w:rsid w:val="00364115"/>
    <w:rsid w:val="003642C9"/>
    <w:rsid w:val="00364776"/>
    <w:rsid w:val="00364CBD"/>
    <w:rsid w:val="003652C3"/>
    <w:rsid w:val="0036649C"/>
    <w:rsid w:val="00366992"/>
    <w:rsid w:val="00366BE0"/>
    <w:rsid w:val="00366F9A"/>
    <w:rsid w:val="00367F87"/>
    <w:rsid w:val="003702B0"/>
    <w:rsid w:val="003702F9"/>
    <w:rsid w:val="0037093D"/>
    <w:rsid w:val="003710B8"/>
    <w:rsid w:val="0037164C"/>
    <w:rsid w:val="003716DE"/>
    <w:rsid w:val="00371731"/>
    <w:rsid w:val="00371DCC"/>
    <w:rsid w:val="00372DCE"/>
    <w:rsid w:val="00372EA7"/>
    <w:rsid w:val="00373DC4"/>
    <w:rsid w:val="0037424D"/>
    <w:rsid w:val="0037465E"/>
    <w:rsid w:val="003747A7"/>
    <w:rsid w:val="00374978"/>
    <w:rsid w:val="00374ECE"/>
    <w:rsid w:val="00374F35"/>
    <w:rsid w:val="0037521E"/>
    <w:rsid w:val="003756ED"/>
    <w:rsid w:val="00376142"/>
    <w:rsid w:val="003768FF"/>
    <w:rsid w:val="0037699C"/>
    <w:rsid w:val="00376CC5"/>
    <w:rsid w:val="00377BC5"/>
    <w:rsid w:val="00377D1B"/>
    <w:rsid w:val="003804E8"/>
    <w:rsid w:val="00380BC0"/>
    <w:rsid w:val="003818B3"/>
    <w:rsid w:val="00381B1D"/>
    <w:rsid w:val="00381F8E"/>
    <w:rsid w:val="003823CA"/>
    <w:rsid w:val="003824D0"/>
    <w:rsid w:val="00382FD1"/>
    <w:rsid w:val="00383058"/>
    <w:rsid w:val="003833CF"/>
    <w:rsid w:val="00383B2C"/>
    <w:rsid w:val="00383FF1"/>
    <w:rsid w:val="00384402"/>
    <w:rsid w:val="00384536"/>
    <w:rsid w:val="00384714"/>
    <w:rsid w:val="00385A99"/>
    <w:rsid w:val="00385FF0"/>
    <w:rsid w:val="0038633B"/>
    <w:rsid w:val="00386540"/>
    <w:rsid w:val="00386D4F"/>
    <w:rsid w:val="00386E01"/>
    <w:rsid w:val="00387177"/>
    <w:rsid w:val="00387B70"/>
    <w:rsid w:val="0039036C"/>
    <w:rsid w:val="00390523"/>
    <w:rsid w:val="00391009"/>
    <w:rsid w:val="003913FC"/>
    <w:rsid w:val="00391D53"/>
    <w:rsid w:val="00391F77"/>
    <w:rsid w:val="0039252D"/>
    <w:rsid w:val="0039264E"/>
    <w:rsid w:val="00392838"/>
    <w:rsid w:val="003930FE"/>
    <w:rsid w:val="003934B3"/>
    <w:rsid w:val="003935CF"/>
    <w:rsid w:val="0039366B"/>
    <w:rsid w:val="00393D9B"/>
    <w:rsid w:val="00393EC1"/>
    <w:rsid w:val="00394734"/>
    <w:rsid w:val="00394782"/>
    <w:rsid w:val="00394B2A"/>
    <w:rsid w:val="003959F5"/>
    <w:rsid w:val="00396471"/>
    <w:rsid w:val="00396A56"/>
    <w:rsid w:val="00396C08"/>
    <w:rsid w:val="00396F44"/>
    <w:rsid w:val="003974A9"/>
    <w:rsid w:val="0039765E"/>
    <w:rsid w:val="00397A55"/>
    <w:rsid w:val="00397AA6"/>
    <w:rsid w:val="00397AD3"/>
    <w:rsid w:val="00397C9C"/>
    <w:rsid w:val="003A0052"/>
    <w:rsid w:val="003A0378"/>
    <w:rsid w:val="003A053D"/>
    <w:rsid w:val="003A05B9"/>
    <w:rsid w:val="003A06D7"/>
    <w:rsid w:val="003A0A93"/>
    <w:rsid w:val="003A135A"/>
    <w:rsid w:val="003A1489"/>
    <w:rsid w:val="003A17EA"/>
    <w:rsid w:val="003A2291"/>
    <w:rsid w:val="003A2981"/>
    <w:rsid w:val="003A2B60"/>
    <w:rsid w:val="003A30AF"/>
    <w:rsid w:val="003A3435"/>
    <w:rsid w:val="003A36C5"/>
    <w:rsid w:val="003A3C79"/>
    <w:rsid w:val="003A3D36"/>
    <w:rsid w:val="003A3D72"/>
    <w:rsid w:val="003A402D"/>
    <w:rsid w:val="003A44FD"/>
    <w:rsid w:val="003A459F"/>
    <w:rsid w:val="003A4742"/>
    <w:rsid w:val="003A4824"/>
    <w:rsid w:val="003A4831"/>
    <w:rsid w:val="003A4AC1"/>
    <w:rsid w:val="003A50DA"/>
    <w:rsid w:val="003A5897"/>
    <w:rsid w:val="003A5E9F"/>
    <w:rsid w:val="003A65C7"/>
    <w:rsid w:val="003A6674"/>
    <w:rsid w:val="003A6CBD"/>
    <w:rsid w:val="003A7066"/>
    <w:rsid w:val="003A7702"/>
    <w:rsid w:val="003A7762"/>
    <w:rsid w:val="003A7780"/>
    <w:rsid w:val="003A7C73"/>
    <w:rsid w:val="003A7FE9"/>
    <w:rsid w:val="003B07A7"/>
    <w:rsid w:val="003B0D9C"/>
    <w:rsid w:val="003B1623"/>
    <w:rsid w:val="003B1A6D"/>
    <w:rsid w:val="003B1C3D"/>
    <w:rsid w:val="003B1CA9"/>
    <w:rsid w:val="003B1DF7"/>
    <w:rsid w:val="003B1E9A"/>
    <w:rsid w:val="003B2D71"/>
    <w:rsid w:val="003B3989"/>
    <w:rsid w:val="003B3C22"/>
    <w:rsid w:val="003B4A14"/>
    <w:rsid w:val="003B6679"/>
    <w:rsid w:val="003B6819"/>
    <w:rsid w:val="003B6BBB"/>
    <w:rsid w:val="003B79B3"/>
    <w:rsid w:val="003B7FA3"/>
    <w:rsid w:val="003C0781"/>
    <w:rsid w:val="003C0BD1"/>
    <w:rsid w:val="003C119F"/>
    <w:rsid w:val="003C124F"/>
    <w:rsid w:val="003C14C0"/>
    <w:rsid w:val="003C18FC"/>
    <w:rsid w:val="003C1F3F"/>
    <w:rsid w:val="003C2795"/>
    <w:rsid w:val="003C2E74"/>
    <w:rsid w:val="003C2FFB"/>
    <w:rsid w:val="003C345B"/>
    <w:rsid w:val="003C3511"/>
    <w:rsid w:val="003C437E"/>
    <w:rsid w:val="003C448C"/>
    <w:rsid w:val="003C4634"/>
    <w:rsid w:val="003C470A"/>
    <w:rsid w:val="003C481D"/>
    <w:rsid w:val="003C4FD2"/>
    <w:rsid w:val="003C63CC"/>
    <w:rsid w:val="003C6539"/>
    <w:rsid w:val="003C653C"/>
    <w:rsid w:val="003C7472"/>
    <w:rsid w:val="003C7B64"/>
    <w:rsid w:val="003C7BCE"/>
    <w:rsid w:val="003C7F24"/>
    <w:rsid w:val="003C7FCB"/>
    <w:rsid w:val="003D01EE"/>
    <w:rsid w:val="003D0522"/>
    <w:rsid w:val="003D058E"/>
    <w:rsid w:val="003D0640"/>
    <w:rsid w:val="003D15E1"/>
    <w:rsid w:val="003D168F"/>
    <w:rsid w:val="003D18D7"/>
    <w:rsid w:val="003D1C79"/>
    <w:rsid w:val="003D297B"/>
    <w:rsid w:val="003D32B8"/>
    <w:rsid w:val="003D367C"/>
    <w:rsid w:val="003D370A"/>
    <w:rsid w:val="003D424E"/>
    <w:rsid w:val="003D4B0F"/>
    <w:rsid w:val="003D4DD9"/>
    <w:rsid w:val="003D51F6"/>
    <w:rsid w:val="003D570A"/>
    <w:rsid w:val="003D5930"/>
    <w:rsid w:val="003D5E36"/>
    <w:rsid w:val="003D631F"/>
    <w:rsid w:val="003D6B91"/>
    <w:rsid w:val="003D6D11"/>
    <w:rsid w:val="003D6D13"/>
    <w:rsid w:val="003D6F2F"/>
    <w:rsid w:val="003D79D5"/>
    <w:rsid w:val="003D7CAE"/>
    <w:rsid w:val="003D7CB7"/>
    <w:rsid w:val="003E00D1"/>
    <w:rsid w:val="003E0124"/>
    <w:rsid w:val="003E0321"/>
    <w:rsid w:val="003E037B"/>
    <w:rsid w:val="003E03E2"/>
    <w:rsid w:val="003E0A04"/>
    <w:rsid w:val="003E0DE1"/>
    <w:rsid w:val="003E10D2"/>
    <w:rsid w:val="003E1D99"/>
    <w:rsid w:val="003E21BE"/>
    <w:rsid w:val="003E2271"/>
    <w:rsid w:val="003E22AD"/>
    <w:rsid w:val="003E2B5D"/>
    <w:rsid w:val="003E348B"/>
    <w:rsid w:val="003E3927"/>
    <w:rsid w:val="003E39D2"/>
    <w:rsid w:val="003E3C43"/>
    <w:rsid w:val="003E5D1B"/>
    <w:rsid w:val="003E6FD8"/>
    <w:rsid w:val="003E705A"/>
    <w:rsid w:val="003E707E"/>
    <w:rsid w:val="003E7301"/>
    <w:rsid w:val="003E7ABF"/>
    <w:rsid w:val="003E7E18"/>
    <w:rsid w:val="003E7E6B"/>
    <w:rsid w:val="003F01A9"/>
    <w:rsid w:val="003F03A5"/>
    <w:rsid w:val="003F05C2"/>
    <w:rsid w:val="003F07C5"/>
    <w:rsid w:val="003F1227"/>
    <w:rsid w:val="003F17C6"/>
    <w:rsid w:val="003F1882"/>
    <w:rsid w:val="003F22D3"/>
    <w:rsid w:val="003F2352"/>
    <w:rsid w:val="003F26D0"/>
    <w:rsid w:val="003F2C47"/>
    <w:rsid w:val="003F2ED7"/>
    <w:rsid w:val="003F31F8"/>
    <w:rsid w:val="003F3221"/>
    <w:rsid w:val="003F347A"/>
    <w:rsid w:val="003F34BC"/>
    <w:rsid w:val="003F3AA0"/>
    <w:rsid w:val="003F3FDF"/>
    <w:rsid w:val="003F440E"/>
    <w:rsid w:val="003F4681"/>
    <w:rsid w:val="003F53FE"/>
    <w:rsid w:val="003F57D1"/>
    <w:rsid w:val="003F5C31"/>
    <w:rsid w:val="003F5C3A"/>
    <w:rsid w:val="003F5CD0"/>
    <w:rsid w:val="003F65A2"/>
    <w:rsid w:val="003F65ED"/>
    <w:rsid w:val="003F6604"/>
    <w:rsid w:val="003F6974"/>
    <w:rsid w:val="003F6B47"/>
    <w:rsid w:val="003F6F58"/>
    <w:rsid w:val="003F71AC"/>
    <w:rsid w:val="003F77A8"/>
    <w:rsid w:val="003F78B0"/>
    <w:rsid w:val="003F7F32"/>
    <w:rsid w:val="00401395"/>
    <w:rsid w:val="004014A0"/>
    <w:rsid w:val="00401873"/>
    <w:rsid w:val="00401CAF"/>
    <w:rsid w:val="00402B4F"/>
    <w:rsid w:val="00402F87"/>
    <w:rsid w:val="004033E3"/>
    <w:rsid w:val="0040354A"/>
    <w:rsid w:val="004039C6"/>
    <w:rsid w:val="00403F20"/>
    <w:rsid w:val="00404008"/>
    <w:rsid w:val="004041B4"/>
    <w:rsid w:val="004041E7"/>
    <w:rsid w:val="00404B34"/>
    <w:rsid w:val="00404C9F"/>
    <w:rsid w:val="00404E5A"/>
    <w:rsid w:val="00405015"/>
    <w:rsid w:val="00405261"/>
    <w:rsid w:val="004055D3"/>
    <w:rsid w:val="00405671"/>
    <w:rsid w:val="00405A6B"/>
    <w:rsid w:val="00405BDF"/>
    <w:rsid w:val="00405DC1"/>
    <w:rsid w:val="00406182"/>
    <w:rsid w:val="0040631F"/>
    <w:rsid w:val="00406F6B"/>
    <w:rsid w:val="004071D7"/>
    <w:rsid w:val="004074A6"/>
    <w:rsid w:val="004075BE"/>
    <w:rsid w:val="004102DF"/>
    <w:rsid w:val="00410377"/>
    <w:rsid w:val="00410B4D"/>
    <w:rsid w:val="00410BDD"/>
    <w:rsid w:val="00410DFE"/>
    <w:rsid w:val="00411D6B"/>
    <w:rsid w:val="0041227C"/>
    <w:rsid w:val="00412CA8"/>
    <w:rsid w:val="00412D09"/>
    <w:rsid w:val="00412E8D"/>
    <w:rsid w:val="00413F2A"/>
    <w:rsid w:val="0041403C"/>
    <w:rsid w:val="0041498E"/>
    <w:rsid w:val="00414C85"/>
    <w:rsid w:val="00414D76"/>
    <w:rsid w:val="00415117"/>
    <w:rsid w:val="00415691"/>
    <w:rsid w:val="00415785"/>
    <w:rsid w:val="0041588C"/>
    <w:rsid w:val="0041594B"/>
    <w:rsid w:val="004171B7"/>
    <w:rsid w:val="00417547"/>
    <w:rsid w:val="00417A8A"/>
    <w:rsid w:val="00420D0C"/>
    <w:rsid w:val="0042130D"/>
    <w:rsid w:val="004224A3"/>
    <w:rsid w:val="004226CE"/>
    <w:rsid w:val="00422714"/>
    <w:rsid w:val="004228D8"/>
    <w:rsid w:val="004229A6"/>
    <w:rsid w:val="00423370"/>
    <w:rsid w:val="004235DD"/>
    <w:rsid w:val="00424209"/>
    <w:rsid w:val="0042469A"/>
    <w:rsid w:val="004247D4"/>
    <w:rsid w:val="00424E68"/>
    <w:rsid w:val="004256AF"/>
    <w:rsid w:val="004260EC"/>
    <w:rsid w:val="00426189"/>
    <w:rsid w:val="004261E4"/>
    <w:rsid w:val="00426C02"/>
    <w:rsid w:val="004271A7"/>
    <w:rsid w:val="00427477"/>
    <w:rsid w:val="004275E5"/>
    <w:rsid w:val="00427B0A"/>
    <w:rsid w:val="00427CB7"/>
    <w:rsid w:val="00430280"/>
    <w:rsid w:val="004304DD"/>
    <w:rsid w:val="0043138A"/>
    <w:rsid w:val="00431CE3"/>
    <w:rsid w:val="00432552"/>
    <w:rsid w:val="00432673"/>
    <w:rsid w:val="004326D2"/>
    <w:rsid w:val="00432804"/>
    <w:rsid w:val="00433027"/>
    <w:rsid w:val="004338EE"/>
    <w:rsid w:val="00433CE6"/>
    <w:rsid w:val="0043481E"/>
    <w:rsid w:val="00434A07"/>
    <w:rsid w:val="00434D3C"/>
    <w:rsid w:val="00435622"/>
    <w:rsid w:val="00435892"/>
    <w:rsid w:val="004358FE"/>
    <w:rsid w:val="0043690A"/>
    <w:rsid w:val="00436CCE"/>
    <w:rsid w:val="004375BD"/>
    <w:rsid w:val="0043774E"/>
    <w:rsid w:val="00440109"/>
    <w:rsid w:val="00440D62"/>
    <w:rsid w:val="004413E4"/>
    <w:rsid w:val="004419E5"/>
    <w:rsid w:val="00442FE0"/>
    <w:rsid w:val="004430FB"/>
    <w:rsid w:val="00443652"/>
    <w:rsid w:val="00443CF3"/>
    <w:rsid w:val="00443EFF"/>
    <w:rsid w:val="004448DD"/>
    <w:rsid w:val="00444CDE"/>
    <w:rsid w:val="00444D3F"/>
    <w:rsid w:val="004451EC"/>
    <w:rsid w:val="00445440"/>
    <w:rsid w:val="0044545D"/>
    <w:rsid w:val="0044585C"/>
    <w:rsid w:val="00446423"/>
    <w:rsid w:val="0044674A"/>
    <w:rsid w:val="00446904"/>
    <w:rsid w:val="0044697B"/>
    <w:rsid w:val="00446FFB"/>
    <w:rsid w:val="00447167"/>
    <w:rsid w:val="004473C0"/>
    <w:rsid w:val="00447E2D"/>
    <w:rsid w:val="00450191"/>
    <w:rsid w:val="004502AD"/>
    <w:rsid w:val="00450490"/>
    <w:rsid w:val="0045057A"/>
    <w:rsid w:val="00451280"/>
    <w:rsid w:val="004518A7"/>
    <w:rsid w:val="00451A0A"/>
    <w:rsid w:val="00451C51"/>
    <w:rsid w:val="0045218D"/>
    <w:rsid w:val="004523E6"/>
    <w:rsid w:val="00452724"/>
    <w:rsid w:val="00452E52"/>
    <w:rsid w:val="00453248"/>
    <w:rsid w:val="00453721"/>
    <w:rsid w:val="004540A3"/>
    <w:rsid w:val="00455E0F"/>
    <w:rsid w:val="0045672B"/>
    <w:rsid w:val="00456A5F"/>
    <w:rsid w:val="00456AAE"/>
    <w:rsid w:val="00456C9E"/>
    <w:rsid w:val="004571FD"/>
    <w:rsid w:val="0045755A"/>
    <w:rsid w:val="00457740"/>
    <w:rsid w:val="00457AEE"/>
    <w:rsid w:val="00457DB2"/>
    <w:rsid w:val="00460121"/>
    <w:rsid w:val="00460677"/>
    <w:rsid w:val="004608EE"/>
    <w:rsid w:val="00461054"/>
    <w:rsid w:val="00461421"/>
    <w:rsid w:val="00461978"/>
    <w:rsid w:val="00461B9D"/>
    <w:rsid w:val="004620C0"/>
    <w:rsid w:val="0046219F"/>
    <w:rsid w:val="004625E9"/>
    <w:rsid w:val="00463127"/>
    <w:rsid w:val="004634CC"/>
    <w:rsid w:val="00463550"/>
    <w:rsid w:val="004640C5"/>
    <w:rsid w:val="0046410D"/>
    <w:rsid w:val="00464488"/>
    <w:rsid w:val="00464B4B"/>
    <w:rsid w:val="00464FE6"/>
    <w:rsid w:val="0046521B"/>
    <w:rsid w:val="004664C1"/>
    <w:rsid w:val="004664F3"/>
    <w:rsid w:val="0046682F"/>
    <w:rsid w:val="00466CE9"/>
    <w:rsid w:val="00466EB1"/>
    <w:rsid w:val="00466FD9"/>
    <w:rsid w:val="0046719F"/>
    <w:rsid w:val="0047024B"/>
    <w:rsid w:val="0047057B"/>
    <w:rsid w:val="004705E2"/>
    <w:rsid w:val="0047066E"/>
    <w:rsid w:val="00470DAE"/>
    <w:rsid w:val="004716AA"/>
    <w:rsid w:val="00471F35"/>
    <w:rsid w:val="004721AF"/>
    <w:rsid w:val="00472280"/>
    <w:rsid w:val="004725CF"/>
    <w:rsid w:val="00472657"/>
    <w:rsid w:val="004728A3"/>
    <w:rsid w:val="00472B00"/>
    <w:rsid w:val="00473554"/>
    <w:rsid w:val="00473A1F"/>
    <w:rsid w:val="00473A4D"/>
    <w:rsid w:val="00473AA1"/>
    <w:rsid w:val="00473CD1"/>
    <w:rsid w:val="004741E8"/>
    <w:rsid w:val="004744FD"/>
    <w:rsid w:val="0047455D"/>
    <w:rsid w:val="0047458A"/>
    <w:rsid w:val="004745E3"/>
    <w:rsid w:val="00474655"/>
    <w:rsid w:val="00474DFE"/>
    <w:rsid w:val="00475018"/>
    <w:rsid w:val="004755E1"/>
    <w:rsid w:val="004755FB"/>
    <w:rsid w:val="004756C0"/>
    <w:rsid w:val="00476C2A"/>
    <w:rsid w:val="00476C66"/>
    <w:rsid w:val="00477203"/>
    <w:rsid w:val="004774F4"/>
    <w:rsid w:val="004776C3"/>
    <w:rsid w:val="004801AE"/>
    <w:rsid w:val="00480720"/>
    <w:rsid w:val="0048125C"/>
    <w:rsid w:val="00481912"/>
    <w:rsid w:val="0048198F"/>
    <w:rsid w:val="00481E4B"/>
    <w:rsid w:val="00481FF0"/>
    <w:rsid w:val="004826F7"/>
    <w:rsid w:val="004835A9"/>
    <w:rsid w:val="00483B55"/>
    <w:rsid w:val="0048416C"/>
    <w:rsid w:val="004842BF"/>
    <w:rsid w:val="0048451E"/>
    <w:rsid w:val="00485252"/>
    <w:rsid w:val="00485B81"/>
    <w:rsid w:val="004864B8"/>
    <w:rsid w:val="004869B2"/>
    <w:rsid w:val="00486FD6"/>
    <w:rsid w:val="00487111"/>
    <w:rsid w:val="0048735B"/>
    <w:rsid w:val="004879FB"/>
    <w:rsid w:val="00487A4B"/>
    <w:rsid w:val="00487D8F"/>
    <w:rsid w:val="00487FDE"/>
    <w:rsid w:val="00490072"/>
    <w:rsid w:val="00490110"/>
    <w:rsid w:val="00490387"/>
    <w:rsid w:val="004903FB"/>
    <w:rsid w:val="00490517"/>
    <w:rsid w:val="00491E00"/>
    <w:rsid w:val="00492150"/>
    <w:rsid w:val="0049282E"/>
    <w:rsid w:val="00492F69"/>
    <w:rsid w:val="00493329"/>
    <w:rsid w:val="0049342F"/>
    <w:rsid w:val="004939AD"/>
    <w:rsid w:val="00493A5F"/>
    <w:rsid w:val="00493B4F"/>
    <w:rsid w:val="00493E4C"/>
    <w:rsid w:val="00494529"/>
    <w:rsid w:val="004946F1"/>
    <w:rsid w:val="0049480A"/>
    <w:rsid w:val="00494F6C"/>
    <w:rsid w:val="004952E6"/>
    <w:rsid w:val="00495378"/>
    <w:rsid w:val="004956C9"/>
    <w:rsid w:val="00495871"/>
    <w:rsid w:val="00495E20"/>
    <w:rsid w:val="00496400"/>
    <w:rsid w:val="00496712"/>
    <w:rsid w:val="00496760"/>
    <w:rsid w:val="00496C12"/>
    <w:rsid w:val="004971C5"/>
    <w:rsid w:val="004979FE"/>
    <w:rsid w:val="00497F02"/>
    <w:rsid w:val="004A054A"/>
    <w:rsid w:val="004A07A4"/>
    <w:rsid w:val="004A0CB3"/>
    <w:rsid w:val="004A0CBC"/>
    <w:rsid w:val="004A1DD5"/>
    <w:rsid w:val="004A1E32"/>
    <w:rsid w:val="004A1EC1"/>
    <w:rsid w:val="004A261A"/>
    <w:rsid w:val="004A28B7"/>
    <w:rsid w:val="004A2C13"/>
    <w:rsid w:val="004A300E"/>
    <w:rsid w:val="004A391C"/>
    <w:rsid w:val="004A40A5"/>
    <w:rsid w:val="004A51B8"/>
    <w:rsid w:val="004A648F"/>
    <w:rsid w:val="004A67DF"/>
    <w:rsid w:val="004A75F5"/>
    <w:rsid w:val="004A7E43"/>
    <w:rsid w:val="004B1396"/>
    <w:rsid w:val="004B13FD"/>
    <w:rsid w:val="004B1644"/>
    <w:rsid w:val="004B175D"/>
    <w:rsid w:val="004B1F7C"/>
    <w:rsid w:val="004B2405"/>
    <w:rsid w:val="004B2ECB"/>
    <w:rsid w:val="004B3202"/>
    <w:rsid w:val="004B39AB"/>
    <w:rsid w:val="004B3E0E"/>
    <w:rsid w:val="004B3EB6"/>
    <w:rsid w:val="004B3F45"/>
    <w:rsid w:val="004B4BFC"/>
    <w:rsid w:val="004B4C0F"/>
    <w:rsid w:val="004B50B3"/>
    <w:rsid w:val="004B511B"/>
    <w:rsid w:val="004B53CF"/>
    <w:rsid w:val="004B5CB1"/>
    <w:rsid w:val="004B6F33"/>
    <w:rsid w:val="004B7C0B"/>
    <w:rsid w:val="004B7CC5"/>
    <w:rsid w:val="004C0030"/>
    <w:rsid w:val="004C03FD"/>
    <w:rsid w:val="004C0554"/>
    <w:rsid w:val="004C0664"/>
    <w:rsid w:val="004C103E"/>
    <w:rsid w:val="004C1A1A"/>
    <w:rsid w:val="004C2410"/>
    <w:rsid w:val="004C244F"/>
    <w:rsid w:val="004C3AB1"/>
    <w:rsid w:val="004C3DF8"/>
    <w:rsid w:val="004C452A"/>
    <w:rsid w:val="004C49B1"/>
    <w:rsid w:val="004C516E"/>
    <w:rsid w:val="004C540D"/>
    <w:rsid w:val="004C5BD9"/>
    <w:rsid w:val="004C5D04"/>
    <w:rsid w:val="004C650D"/>
    <w:rsid w:val="004C66A2"/>
    <w:rsid w:val="004C743D"/>
    <w:rsid w:val="004C792F"/>
    <w:rsid w:val="004CD27B"/>
    <w:rsid w:val="004D006C"/>
    <w:rsid w:val="004D06A6"/>
    <w:rsid w:val="004D0A63"/>
    <w:rsid w:val="004D0DE2"/>
    <w:rsid w:val="004D0E2F"/>
    <w:rsid w:val="004D1921"/>
    <w:rsid w:val="004D192B"/>
    <w:rsid w:val="004D1CB2"/>
    <w:rsid w:val="004D21F8"/>
    <w:rsid w:val="004D2767"/>
    <w:rsid w:val="004D2D0F"/>
    <w:rsid w:val="004D313C"/>
    <w:rsid w:val="004D31E7"/>
    <w:rsid w:val="004D33FF"/>
    <w:rsid w:val="004D3C1D"/>
    <w:rsid w:val="004D436F"/>
    <w:rsid w:val="004D4900"/>
    <w:rsid w:val="004D4C16"/>
    <w:rsid w:val="004D4F75"/>
    <w:rsid w:val="004D50BF"/>
    <w:rsid w:val="004D62E6"/>
    <w:rsid w:val="004D70A1"/>
    <w:rsid w:val="004D730B"/>
    <w:rsid w:val="004D763F"/>
    <w:rsid w:val="004D7667"/>
    <w:rsid w:val="004D7A39"/>
    <w:rsid w:val="004D7BA5"/>
    <w:rsid w:val="004D7DBA"/>
    <w:rsid w:val="004E0405"/>
    <w:rsid w:val="004E065E"/>
    <w:rsid w:val="004E06B8"/>
    <w:rsid w:val="004E0799"/>
    <w:rsid w:val="004E112C"/>
    <w:rsid w:val="004E11DB"/>
    <w:rsid w:val="004E1421"/>
    <w:rsid w:val="004E1BAD"/>
    <w:rsid w:val="004E1C6C"/>
    <w:rsid w:val="004E2BB0"/>
    <w:rsid w:val="004E2F95"/>
    <w:rsid w:val="004E4278"/>
    <w:rsid w:val="004E431F"/>
    <w:rsid w:val="004E44C0"/>
    <w:rsid w:val="004E4E02"/>
    <w:rsid w:val="004E69BC"/>
    <w:rsid w:val="004E6ACD"/>
    <w:rsid w:val="004E6EC7"/>
    <w:rsid w:val="004E7573"/>
    <w:rsid w:val="004E77A6"/>
    <w:rsid w:val="004E7E03"/>
    <w:rsid w:val="004F0C71"/>
    <w:rsid w:val="004F11DA"/>
    <w:rsid w:val="004F1512"/>
    <w:rsid w:val="004F2353"/>
    <w:rsid w:val="004F2BAF"/>
    <w:rsid w:val="004F3423"/>
    <w:rsid w:val="004F3821"/>
    <w:rsid w:val="004F39F9"/>
    <w:rsid w:val="004F3DB8"/>
    <w:rsid w:val="004F4587"/>
    <w:rsid w:val="004F4CCE"/>
    <w:rsid w:val="004F589C"/>
    <w:rsid w:val="004F5AB7"/>
    <w:rsid w:val="004F5EBD"/>
    <w:rsid w:val="004F5F6F"/>
    <w:rsid w:val="004F65E2"/>
    <w:rsid w:val="004F69EC"/>
    <w:rsid w:val="004F6C86"/>
    <w:rsid w:val="004F6F53"/>
    <w:rsid w:val="004F78E7"/>
    <w:rsid w:val="004F7B33"/>
    <w:rsid w:val="004F7C3A"/>
    <w:rsid w:val="0050053C"/>
    <w:rsid w:val="00500D76"/>
    <w:rsid w:val="00500E75"/>
    <w:rsid w:val="0050140B"/>
    <w:rsid w:val="00501493"/>
    <w:rsid w:val="00501C54"/>
    <w:rsid w:val="005025E0"/>
    <w:rsid w:val="00502700"/>
    <w:rsid w:val="00502959"/>
    <w:rsid w:val="00502C43"/>
    <w:rsid w:val="00503B96"/>
    <w:rsid w:val="00503EB0"/>
    <w:rsid w:val="00505231"/>
    <w:rsid w:val="005056E9"/>
    <w:rsid w:val="00505A83"/>
    <w:rsid w:val="00506508"/>
    <w:rsid w:val="0050730D"/>
    <w:rsid w:val="005077B6"/>
    <w:rsid w:val="00507E93"/>
    <w:rsid w:val="00510828"/>
    <w:rsid w:val="00512553"/>
    <w:rsid w:val="0051324B"/>
    <w:rsid w:val="005145D3"/>
    <w:rsid w:val="00514B4A"/>
    <w:rsid w:val="00514D27"/>
    <w:rsid w:val="00514FFD"/>
    <w:rsid w:val="005159B4"/>
    <w:rsid w:val="00515E8A"/>
    <w:rsid w:val="00515EAB"/>
    <w:rsid w:val="005160E1"/>
    <w:rsid w:val="005163C9"/>
    <w:rsid w:val="00516CAE"/>
    <w:rsid w:val="00516DC2"/>
    <w:rsid w:val="005170BC"/>
    <w:rsid w:val="00517129"/>
    <w:rsid w:val="0051785A"/>
    <w:rsid w:val="005179B0"/>
    <w:rsid w:val="00517CF2"/>
    <w:rsid w:val="00520034"/>
    <w:rsid w:val="0052036A"/>
    <w:rsid w:val="005203C4"/>
    <w:rsid w:val="00520DE9"/>
    <w:rsid w:val="00522387"/>
    <w:rsid w:val="005227CF"/>
    <w:rsid w:val="005233A3"/>
    <w:rsid w:val="00523722"/>
    <w:rsid w:val="00524217"/>
    <w:rsid w:val="00524E03"/>
    <w:rsid w:val="005250A9"/>
    <w:rsid w:val="00525613"/>
    <w:rsid w:val="005260F0"/>
    <w:rsid w:val="00527851"/>
    <w:rsid w:val="0052EFCC"/>
    <w:rsid w:val="0053045D"/>
    <w:rsid w:val="005307C0"/>
    <w:rsid w:val="0053094D"/>
    <w:rsid w:val="00530ECD"/>
    <w:rsid w:val="00531354"/>
    <w:rsid w:val="005317DA"/>
    <w:rsid w:val="005318A4"/>
    <w:rsid w:val="00532629"/>
    <w:rsid w:val="00533291"/>
    <w:rsid w:val="0053398B"/>
    <w:rsid w:val="00533D61"/>
    <w:rsid w:val="00533D69"/>
    <w:rsid w:val="00533F4D"/>
    <w:rsid w:val="00534521"/>
    <w:rsid w:val="00535829"/>
    <w:rsid w:val="005359BA"/>
    <w:rsid w:val="005361CD"/>
    <w:rsid w:val="00536371"/>
    <w:rsid w:val="00536758"/>
    <w:rsid w:val="00536A4B"/>
    <w:rsid w:val="00536B9B"/>
    <w:rsid w:val="00536DCE"/>
    <w:rsid w:val="0053708B"/>
    <w:rsid w:val="00537230"/>
    <w:rsid w:val="005375BF"/>
    <w:rsid w:val="00537B47"/>
    <w:rsid w:val="00537EC6"/>
    <w:rsid w:val="00540398"/>
    <w:rsid w:val="005403FD"/>
    <w:rsid w:val="00540427"/>
    <w:rsid w:val="0054070D"/>
    <w:rsid w:val="00540C41"/>
    <w:rsid w:val="00541224"/>
    <w:rsid w:val="00541757"/>
    <w:rsid w:val="00541B34"/>
    <w:rsid w:val="00541B44"/>
    <w:rsid w:val="00542E11"/>
    <w:rsid w:val="005430F4"/>
    <w:rsid w:val="00543468"/>
    <w:rsid w:val="00543490"/>
    <w:rsid w:val="005439D3"/>
    <w:rsid w:val="00543ABD"/>
    <w:rsid w:val="00543F01"/>
    <w:rsid w:val="005456D6"/>
    <w:rsid w:val="00545993"/>
    <w:rsid w:val="00545C2B"/>
    <w:rsid w:val="005467A0"/>
    <w:rsid w:val="0054686F"/>
    <w:rsid w:val="00546DE8"/>
    <w:rsid w:val="0054709C"/>
    <w:rsid w:val="0054712E"/>
    <w:rsid w:val="00547BDC"/>
    <w:rsid w:val="00547EA3"/>
    <w:rsid w:val="00550215"/>
    <w:rsid w:val="00550838"/>
    <w:rsid w:val="0055089B"/>
    <w:rsid w:val="00550987"/>
    <w:rsid w:val="005510C8"/>
    <w:rsid w:val="00552322"/>
    <w:rsid w:val="0055264A"/>
    <w:rsid w:val="0055267A"/>
    <w:rsid w:val="00552775"/>
    <w:rsid w:val="005529C6"/>
    <w:rsid w:val="00552AF1"/>
    <w:rsid w:val="0055340F"/>
    <w:rsid w:val="00553663"/>
    <w:rsid w:val="005543A4"/>
    <w:rsid w:val="005547D3"/>
    <w:rsid w:val="00554B51"/>
    <w:rsid w:val="00554DAA"/>
    <w:rsid w:val="00555C28"/>
    <w:rsid w:val="00555F2B"/>
    <w:rsid w:val="00555F9C"/>
    <w:rsid w:val="00556850"/>
    <w:rsid w:val="00556964"/>
    <w:rsid w:val="005569E0"/>
    <w:rsid w:val="005577D5"/>
    <w:rsid w:val="005579DC"/>
    <w:rsid w:val="005579F2"/>
    <w:rsid w:val="00557B57"/>
    <w:rsid w:val="0056121F"/>
    <w:rsid w:val="00561840"/>
    <w:rsid w:val="00561A13"/>
    <w:rsid w:val="00561A2E"/>
    <w:rsid w:val="00561AB4"/>
    <w:rsid w:val="00561DF8"/>
    <w:rsid w:val="0056242E"/>
    <w:rsid w:val="00562F57"/>
    <w:rsid w:val="00564B08"/>
    <w:rsid w:val="00565502"/>
    <w:rsid w:val="00565ABA"/>
    <w:rsid w:val="00565D45"/>
    <w:rsid w:val="005660A4"/>
    <w:rsid w:val="0056630C"/>
    <w:rsid w:val="0056665E"/>
    <w:rsid w:val="0056683E"/>
    <w:rsid w:val="00566CA2"/>
    <w:rsid w:val="00566FBE"/>
    <w:rsid w:val="00567246"/>
    <w:rsid w:val="00567603"/>
    <w:rsid w:val="0056775D"/>
    <w:rsid w:val="005678A0"/>
    <w:rsid w:val="00567E8F"/>
    <w:rsid w:val="005706B5"/>
    <w:rsid w:val="00570C1C"/>
    <w:rsid w:val="00570F42"/>
    <w:rsid w:val="00571088"/>
    <w:rsid w:val="0057152B"/>
    <w:rsid w:val="00571C85"/>
    <w:rsid w:val="0057254E"/>
    <w:rsid w:val="005731B0"/>
    <w:rsid w:val="00573250"/>
    <w:rsid w:val="005735F8"/>
    <w:rsid w:val="005742A1"/>
    <w:rsid w:val="00574DCC"/>
    <w:rsid w:val="00575D1D"/>
    <w:rsid w:val="00576316"/>
    <w:rsid w:val="00576389"/>
    <w:rsid w:val="005765E3"/>
    <w:rsid w:val="00576899"/>
    <w:rsid w:val="00576AB3"/>
    <w:rsid w:val="00576D08"/>
    <w:rsid w:val="00576E95"/>
    <w:rsid w:val="005776D3"/>
    <w:rsid w:val="0058080D"/>
    <w:rsid w:val="00580AB7"/>
    <w:rsid w:val="00580E33"/>
    <w:rsid w:val="00580E3F"/>
    <w:rsid w:val="005813B7"/>
    <w:rsid w:val="00581873"/>
    <w:rsid w:val="00581886"/>
    <w:rsid w:val="005819F3"/>
    <w:rsid w:val="00581D7C"/>
    <w:rsid w:val="00581E73"/>
    <w:rsid w:val="00582641"/>
    <w:rsid w:val="00583063"/>
    <w:rsid w:val="005830CF"/>
    <w:rsid w:val="00583848"/>
    <w:rsid w:val="0058399E"/>
    <w:rsid w:val="00583B4F"/>
    <w:rsid w:val="00584351"/>
    <w:rsid w:val="0058445B"/>
    <w:rsid w:val="005846A6"/>
    <w:rsid w:val="00584EE1"/>
    <w:rsid w:val="00585DFE"/>
    <w:rsid w:val="00587752"/>
    <w:rsid w:val="00587B15"/>
    <w:rsid w:val="00587B7E"/>
    <w:rsid w:val="00587D22"/>
    <w:rsid w:val="005900EB"/>
    <w:rsid w:val="00590363"/>
    <w:rsid w:val="005903E8"/>
    <w:rsid w:val="00590DD4"/>
    <w:rsid w:val="00591038"/>
    <w:rsid w:val="00591F34"/>
    <w:rsid w:val="0059202D"/>
    <w:rsid w:val="00592929"/>
    <w:rsid w:val="00592CBF"/>
    <w:rsid w:val="00593585"/>
    <w:rsid w:val="005935E7"/>
    <w:rsid w:val="0059375F"/>
    <w:rsid w:val="0059386E"/>
    <w:rsid w:val="00593A45"/>
    <w:rsid w:val="00593B0A"/>
    <w:rsid w:val="00594BDE"/>
    <w:rsid w:val="00594BFA"/>
    <w:rsid w:val="00595AB6"/>
    <w:rsid w:val="005961D3"/>
    <w:rsid w:val="00597256"/>
    <w:rsid w:val="00597AE0"/>
    <w:rsid w:val="005A01ED"/>
    <w:rsid w:val="005A0529"/>
    <w:rsid w:val="005A07C1"/>
    <w:rsid w:val="005A13CC"/>
    <w:rsid w:val="005A14B5"/>
    <w:rsid w:val="005A1769"/>
    <w:rsid w:val="005A1976"/>
    <w:rsid w:val="005A20B5"/>
    <w:rsid w:val="005A2101"/>
    <w:rsid w:val="005A250C"/>
    <w:rsid w:val="005A2678"/>
    <w:rsid w:val="005A2752"/>
    <w:rsid w:val="005A28D9"/>
    <w:rsid w:val="005A2A39"/>
    <w:rsid w:val="005A2BE8"/>
    <w:rsid w:val="005A325F"/>
    <w:rsid w:val="005A329D"/>
    <w:rsid w:val="005A3635"/>
    <w:rsid w:val="005A394A"/>
    <w:rsid w:val="005A3B13"/>
    <w:rsid w:val="005A3D10"/>
    <w:rsid w:val="005A3F6D"/>
    <w:rsid w:val="005A4CCB"/>
    <w:rsid w:val="005A5419"/>
    <w:rsid w:val="005A5CA9"/>
    <w:rsid w:val="005A5E68"/>
    <w:rsid w:val="005A6708"/>
    <w:rsid w:val="005A6755"/>
    <w:rsid w:val="005A6B22"/>
    <w:rsid w:val="005A7224"/>
    <w:rsid w:val="005A7803"/>
    <w:rsid w:val="005A79CC"/>
    <w:rsid w:val="005A7D5A"/>
    <w:rsid w:val="005A7E6B"/>
    <w:rsid w:val="005A7EF4"/>
    <w:rsid w:val="005B1EB7"/>
    <w:rsid w:val="005B2108"/>
    <w:rsid w:val="005B2344"/>
    <w:rsid w:val="005B267E"/>
    <w:rsid w:val="005B26DC"/>
    <w:rsid w:val="005B29D1"/>
    <w:rsid w:val="005B2ED4"/>
    <w:rsid w:val="005B3098"/>
    <w:rsid w:val="005B3456"/>
    <w:rsid w:val="005B352B"/>
    <w:rsid w:val="005B3561"/>
    <w:rsid w:val="005B3FD8"/>
    <w:rsid w:val="005B4822"/>
    <w:rsid w:val="005B4E9E"/>
    <w:rsid w:val="005B4ED3"/>
    <w:rsid w:val="005B566C"/>
    <w:rsid w:val="005B5A06"/>
    <w:rsid w:val="005B65B4"/>
    <w:rsid w:val="005B679B"/>
    <w:rsid w:val="005B6958"/>
    <w:rsid w:val="005B6E6D"/>
    <w:rsid w:val="005B7BFF"/>
    <w:rsid w:val="005B7D85"/>
    <w:rsid w:val="005B7E71"/>
    <w:rsid w:val="005B7F4C"/>
    <w:rsid w:val="005C0290"/>
    <w:rsid w:val="005C079B"/>
    <w:rsid w:val="005C0AB2"/>
    <w:rsid w:val="005C0B09"/>
    <w:rsid w:val="005C0B16"/>
    <w:rsid w:val="005C11FC"/>
    <w:rsid w:val="005C188F"/>
    <w:rsid w:val="005C1FF1"/>
    <w:rsid w:val="005C23EF"/>
    <w:rsid w:val="005C25DF"/>
    <w:rsid w:val="005C3587"/>
    <w:rsid w:val="005C3588"/>
    <w:rsid w:val="005C448B"/>
    <w:rsid w:val="005C44D6"/>
    <w:rsid w:val="005C451A"/>
    <w:rsid w:val="005C4593"/>
    <w:rsid w:val="005C4F3F"/>
    <w:rsid w:val="005C516D"/>
    <w:rsid w:val="005C5265"/>
    <w:rsid w:val="005C59BA"/>
    <w:rsid w:val="005C5E75"/>
    <w:rsid w:val="005C63EB"/>
    <w:rsid w:val="005C661E"/>
    <w:rsid w:val="005C6C58"/>
    <w:rsid w:val="005C7356"/>
    <w:rsid w:val="005C75D8"/>
    <w:rsid w:val="005C7A88"/>
    <w:rsid w:val="005D0D01"/>
    <w:rsid w:val="005D1080"/>
    <w:rsid w:val="005D11DC"/>
    <w:rsid w:val="005D1ABE"/>
    <w:rsid w:val="005D1B27"/>
    <w:rsid w:val="005D1C3F"/>
    <w:rsid w:val="005D1F60"/>
    <w:rsid w:val="005D21BF"/>
    <w:rsid w:val="005D29BC"/>
    <w:rsid w:val="005D2A0B"/>
    <w:rsid w:val="005D2EC7"/>
    <w:rsid w:val="005D358C"/>
    <w:rsid w:val="005D4110"/>
    <w:rsid w:val="005D4649"/>
    <w:rsid w:val="005D4A02"/>
    <w:rsid w:val="005D4BAB"/>
    <w:rsid w:val="005D4FAC"/>
    <w:rsid w:val="005D55C8"/>
    <w:rsid w:val="005D59EE"/>
    <w:rsid w:val="005D5FE0"/>
    <w:rsid w:val="005D6C7C"/>
    <w:rsid w:val="005D71B9"/>
    <w:rsid w:val="005D744B"/>
    <w:rsid w:val="005D7A95"/>
    <w:rsid w:val="005D7E34"/>
    <w:rsid w:val="005DF782"/>
    <w:rsid w:val="005E1418"/>
    <w:rsid w:val="005E18C4"/>
    <w:rsid w:val="005E18D9"/>
    <w:rsid w:val="005E223E"/>
    <w:rsid w:val="005E2657"/>
    <w:rsid w:val="005E2C36"/>
    <w:rsid w:val="005E360F"/>
    <w:rsid w:val="005E46C0"/>
    <w:rsid w:val="005E4857"/>
    <w:rsid w:val="005E4FC8"/>
    <w:rsid w:val="005E594E"/>
    <w:rsid w:val="005E5C92"/>
    <w:rsid w:val="005E6A13"/>
    <w:rsid w:val="005E73B5"/>
    <w:rsid w:val="005E7DD2"/>
    <w:rsid w:val="005F030D"/>
    <w:rsid w:val="005F03AF"/>
    <w:rsid w:val="005F0573"/>
    <w:rsid w:val="005F0ADA"/>
    <w:rsid w:val="005F11E8"/>
    <w:rsid w:val="005F14AE"/>
    <w:rsid w:val="005F1A62"/>
    <w:rsid w:val="005F1B10"/>
    <w:rsid w:val="005F1D9D"/>
    <w:rsid w:val="005F1ED6"/>
    <w:rsid w:val="005F21F9"/>
    <w:rsid w:val="005F275A"/>
    <w:rsid w:val="005F27B0"/>
    <w:rsid w:val="005F2A84"/>
    <w:rsid w:val="005F2BD9"/>
    <w:rsid w:val="005F2E92"/>
    <w:rsid w:val="005F3134"/>
    <w:rsid w:val="005F31AE"/>
    <w:rsid w:val="005F35C6"/>
    <w:rsid w:val="005F35D6"/>
    <w:rsid w:val="005F35F4"/>
    <w:rsid w:val="005F3AB7"/>
    <w:rsid w:val="005F4717"/>
    <w:rsid w:val="005F5007"/>
    <w:rsid w:val="005F5593"/>
    <w:rsid w:val="005F5834"/>
    <w:rsid w:val="005F5F12"/>
    <w:rsid w:val="005F6F2B"/>
    <w:rsid w:val="005F7627"/>
    <w:rsid w:val="005F790F"/>
    <w:rsid w:val="006005E6"/>
    <w:rsid w:val="00601357"/>
    <w:rsid w:val="00601841"/>
    <w:rsid w:val="006018DB"/>
    <w:rsid w:val="00601B48"/>
    <w:rsid w:val="0060217A"/>
    <w:rsid w:val="00602730"/>
    <w:rsid w:val="00602AD7"/>
    <w:rsid w:val="00602FBA"/>
    <w:rsid w:val="00603189"/>
    <w:rsid w:val="00603E1C"/>
    <w:rsid w:val="00604DE4"/>
    <w:rsid w:val="00605622"/>
    <w:rsid w:val="00605929"/>
    <w:rsid w:val="00605B83"/>
    <w:rsid w:val="00605C9A"/>
    <w:rsid w:val="00605D49"/>
    <w:rsid w:val="00605E20"/>
    <w:rsid w:val="0060609C"/>
    <w:rsid w:val="00607391"/>
    <w:rsid w:val="0061024D"/>
    <w:rsid w:val="00610510"/>
    <w:rsid w:val="00610529"/>
    <w:rsid w:val="006106E8"/>
    <w:rsid w:val="0061083D"/>
    <w:rsid w:val="006116A8"/>
    <w:rsid w:val="00611A81"/>
    <w:rsid w:val="00611AF8"/>
    <w:rsid w:val="00611CB4"/>
    <w:rsid w:val="006122F5"/>
    <w:rsid w:val="00612578"/>
    <w:rsid w:val="0061257C"/>
    <w:rsid w:val="006125CC"/>
    <w:rsid w:val="00612C70"/>
    <w:rsid w:val="00613A86"/>
    <w:rsid w:val="00613D20"/>
    <w:rsid w:val="00614650"/>
    <w:rsid w:val="006148E4"/>
    <w:rsid w:val="0061560A"/>
    <w:rsid w:val="0061564A"/>
    <w:rsid w:val="006160CA"/>
    <w:rsid w:val="006162A6"/>
    <w:rsid w:val="00616A50"/>
    <w:rsid w:val="006171B8"/>
    <w:rsid w:val="00617878"/>
    <w:rsid w:val="006178E5"/>
    <w:rsid w:val="006200CB"/>
    <w:rsid w:val="006201B2"/>
    <w:rsid w:val="00620BC2"/>
    <w:rsid w:val="00620C22"/>
    <w:rsid w:val="00620E26"/>
    <w:rsid w:val="0062148A"/>
    <w:rsid w:val="006219D6"/>
    <w:rsid w:val="00621C35"/>
    <w:rsid w:val="00622105"/>
    <w:rsid w:val="0062243E"/>
    <w:rsid w:val="006229A0"/>
    <w:rsid w:val="00622E48"/>
    <w:rsid w:val="00623102"/>
    <w:rsid w:val="0062320C"/>
    <w:rsid w:val="006236DF"/>
    <w:rsid w:val="0062422E"/>
    <w:rsid w:val="00624527"/>
    <w:rsid w:val="006245EB"/>
    <w:rsid w:val="006246E1"/>
    <w:rsid w:val="0062484E"/>
    <w:rsid w:val="00624F5F"/>
    <w:rsid w:val="006250DE"/>
    <w:rsid w:val="00625BB9"/>
    <w:rsid w:val="006261A4"/>
    <w:rsid w:val="006263EA"/>
    <w:rsid w:val="006267F0"/>
    <w:rsid w:val="00627062"/>
    <w:rsid w:val="00627104"/>
    <w:rsid w:val="00627283"/>
    <w:rsid w:val="00627830"/>
    <w:rsid w:val="006304A4"/>
    <w:rsid w:val="00630B6B"/>
    <w:rsid w:val="00631D5E"/>
    <w:rsid w:val="00632310"/>
    <w:rsid w:val="00632671"/>
    <w:rsid w:val="0063323E"/>
    <w:rsid w:val="00633328"/>
    <w:rsid w:val="00633755"/>
    <w:rsid w:val="00633C9D"/>
    <w:rsid w:val="00633CE3"/>
    <w:rsid w:val="00633E0D"/>
    <w:rsid w:val="00633E67"/>
    <w:rsid w:val="0063409B"/>
    <w:rsid w:val="006346C6"/>
    <w:rsid w:val="006349F6"/>
    <w:rsid w:val="00634B57"/>
    <w:rsid w:val="00634BEE"/>
    <w:rsid w:val="00634E6F"/>
    <w:rsid w:val="006351F8"/>
    <w:rsid w:val="00635DBC"/>
    <w:rsid w:val="00635DD8"/>
    <w:rsid w:val="006368C6"/>
    <w:rsid w:val="00636A22"/>
    <w:rsid w:val="00636A92"/>
    <w:rsid w:val="00637132"/>
    <w:rsid w:val="00637836"/>
    <w:rsid w:val="00637D20"/>
    <w:rsid w:val="00637EDC"/>
    <w:rsid w:val="00640585"/>
    <w:rsid w:val="00640DDD"/>
    <w:rsid w:val="00641227"/>
    <w:rsid w:val="00641261"/>
    <w:rsid w:val="00641DA4"/>
    <w:rsid w:val="00641F5F"/>
    <w:rsid w:val="00642192"/>
    <w:rsid w:val="00642CEF"/>
    <w:rsid w:val="006436A3"/>
    <w:rsid w:val="00643A01"/>
    <w:rsid w:val="00643B92"/>
    <w:rsid w:val="00643E91"/>
    <w:rsid w:val="00644048"/>
    <w:rsid w:val="00644AF4"/>
    <w:rsid w:val="00644CAB"/>
    <w:rsid w:val="00644FD5"/>
    <w:rsid w:val="00645AA2"/>
    <w:rsid w:val="00645C45"/>
    <w:rsid w:val="0064630F"/>
    <w:rsid w:val="00646781"/>
    <w:rsid w:val="00646EEC"/>
    <w:rsid w:val="006471EA"/>
    <w:rsid w:val="006471F4"/>
    <w:rsid w:val="00647446"/>
    <w:rsid w:val="006475DA"/>
    <w:rsid w:val="00647A12"/>
    <w:rsid w:val="00647B13"/>
    <w:rsid w:val="00647BDF"/>
    <w:rsid w:val="00647F1D"/>
    <w:rsid w:val="00647FCE"/>
    <w:rsid w:val="0065032C"/>
    <w:rsid w:val="00650791"/>
    <w:rsid w:val="00651257"/>
    <w:rsid w:val="0065129C"/>
    <w:rsid w:val="006513B2"/>
    <w:rsid w:val="00651486"/>
    <w:rsid w:val="00651A8D"/>
    <w:rsid w:val="006529D9"/>
    <w:rsid w:val="00652B12"/>
    <w:rsid w:val="00652F81"/>
    <w:rsid w:val="00653165"/>
    <w:rsid w:val="006533DB"/>
    <w:rsid w:val="006534B0"/>
    <w:rsid w:val="00653679"/>
    <w:rsid w:val="00653DFD"/>
    <w:rsid w:val="006544BE"/>
    <w:rsid w:val="0065497B"/>
    <w:rsid w:val="00655082"/>
    <w:rsid w:val="0065593A"/>
    <w:rsid w:val="00655E58"/>
    <w:rsid w:val="006561F5"/>
    <w:rsid w:val="006567BD"/>
    <w:rsid w:val="00656E9B"/>
    <w:rsid w:val="00657512"/>
    <w:rsid w:val="0065789E"/>
    <w:rsid w:val="00657F75"/>
    <w:rsid w:val="00660173"/>
    <w:rsid w:val="00660183"/>
    <w:rsid w:val="006601E9"/>
    <w:rsid w:val="00660411"/>
    <w:rsid w:val="006606F3"/>
    <w:rsid w:val="006608D2"/>
    <w:rsid w:val="00660B92"/>
    <w:rsid w:val="0066129D"/>
    <w:rsid w:val="006614DA"/>
    <w:rsid w:val="00661A8E"/>
    <w:rsid w:val="006621A1"/>
    <w:rsid w:val="00662825"/>
    <w:rsid w:val="006631E1"/>
    <w:rsid w:val="0066382D"/>
    <w:rsid w:val="00663DAC"/>
    <w:rsid w:val="0066453C"/>
    <w:rsid w:val="006645F7"/>
    <w:rsid w:val="00664616"/>
    <w:rsid w:val="00665821"/>
    <w:rsid w:val="0066582A"/>
    <w:rsid w:val="00665EB5"/>
    <w:rsid w:val="00665EE6"/>
    <w:rsid w:val="00666147"/>
    <w:rsid w:val="00666215"/>
    <w:rsid w:val="006672CC"/>
    <w:rsid w:val="0066769D"/>
    <w:rsid w:val="006703A3"/>
    <w:rsid w:val="0067091B"/>
    <w:rsid w:val="00670BDF"/>
    <w:rsid w:val="0067140E"/>
    <w:rsid w:val="0067167E"/>
    <w:rsid w:val="00671F9E"/>
    <w:rsid w:val="00672CFD"/>
    <w:rsid w:val="00673054"/>
    <w:rsid w:val="0067319F"/>
    <w:rsid w:val="00673988"/>
    <w:rsid w:val="00674496"/>
    <w:rsid w:val="00674C39"/>
    <w:rsid w:val="00674F9E"/>
    <w:rsid w:val="00675479"/>
    <w:rsid w:val="0067552D"/>
    <w:rsid w:val="006758D7"/>
    <w:rsid w:val="00675C72"/>
    <w:rsid w:val="0067600F"/>
    <w:rsid w:val="0067619E"/>
    <w:rsid w:val="006769BA"/>
    <w:rsid w:val="00676F90"/>
    <w:rsid w:val="006777A3"/>
    <w:rsid w:val="0067796C"/>
    <w:rsid w:val="00677F11"/>
    <w:rsid w:val="00680A72"/>
    <w:rsid w:val="0068182C"/>
    <w:rsid w:val="006818DB"/>
    <w:rsid w:val="0068191A"/>
    <w:rsid w:val="00681ACB"/>
    <w:rsid w:val="00681F96"/>
    <w:rsid w:val="0068254D"/>
    <w:rsid w:val="006828D4"/>
    <w:rsid w:val="006845BB"/>
    <w:rsid w:val="006847AB"/>
    <w:rsid w:val="006848C4"/>
    <w:rsid w:val="0068512F"/>
    <w:rsid w:val="006851AB"/>
    <w:rsid w:val="006854F6"/>
    <w:rsid w:val="0068593E"/>
    <w:rsid w:val="00685A82"/>
    <w:rsid w:val="00685ADC"/>
    <w:rsid w:val="0068673E"/>
    <w:rsid w:val="00686C5F"/>
    <w:rsid w:val="00686D2E"/>
    <w:rsid w:val="006878A3"/>
    <w:rsid w:val="00687D2C"/>
    <w:rsid w:val="0069001E"/>
    <w:rsid w:val="00690794"/>
    <w:rsid w:val="0069081D"/>
    <w:rsid w:val="00690914"/>
    <w:rsid w:val="00691643"/>
    <w:rsid w:val="00691D5B"/>
    <w:rsid w:val="00691E24"/>
    <w:rsid w:val="00691FD0"/>
    <w:rsid w:val="006920EE"/>
    <w:rsid w:val="006924FC"/>
    <w:rsid w:val="00692EB0"/>
    <w:rsid w:val="0069339F"/>
    <w:rsid w:val="006937DF"/>
    <w:rsid w:val="006944A5"/>
    <w:rsid w:val="00694A73"/>
    <w:rsid w:val="00694EAB"/>
    <w:rsid w:val="006952D1"/>
    <w:rsid w:val="0069552C"/>
    <w:rsid w:val="00695DC6"/>
    <w:rsid w:val="00695F4D"/>
    <w:rsid w:val="00696606"/>
    <w:rsid w:val="00696EDC"/>
    <w:rsid w:val="006972A4"/>
    <w:rsid w:val="00697A91"/>
    <w:rsid w:val="00697D7D"/>
    <w:rsid w:val="006A05F3"/>
    <w:rsid w:val="006A0F64"/>
    <w:rsid w:val="006A1004"/>
    <w:rsid w:val="006A1326"/>
    <w:rsid w:val="006A13D7"/>
    <w:rsid w:val="006A1B85"/>
    <w:rsid w:val="006A1EE7"/>
    <w:rsid w:val="006A1F60"/>
    <w:rsid w:val="006A26FA"/>
    <w:rsid w:val="006A2F60"/>
    <w:rsid w:val="006A3111"/>
    <w:rsid w:val="006A358A"/>
    <w:rsid w:val="006A5133"/>
    <w:rsid w:val="006A5D13"/>
    <w:rsid w:val="006A5E72"/>
    <w:rsid w:val="006A5EB2"/>
    <w:rsid w:val="006A5EF6"/>
    <w:rsid w:val="006A5F04"/>
    <w:rsid w:val="006A5FD9"/>
    <w:rsid w:val="006A62B9"/>
    <w:rsid w:val="006A687F"/>
    <w:rsid w:val="006A6FE7"/>
    <w:rsid w:val="006A7014"/>
    <w:rsid w:val="006A7904"/>
    <w:rsid w:val="006A7A0C"/>
    <w:rsid w:val="006A7CB4"/>
    <w:rsid w:val="006A7F3B"/>
    <w:rsid w:val="006ABD97"/>
    <w:rsid w:val="006B00AA"/>
    <w:rsid w:val="006B037A"/>
    <w:rsid w:val="006B092F"/>
    <w:rsid w:val="006B0A72"/>
    <w:rsid w:val="006B0E90"/>
    <w:rsid w:val="006B11C8"/>
    <w:rsid w:val="006B11DF"/>
    <w:rsid w:val="006B152F"/>
    <w:rsid w:val="006B334D"/>
    <w:rsid w:val="006B35AC"/>
    <w:rsid w:val="006B3D30"/>
    <w:rsid w:val="006B442E"/>
    <w:rsid w:val="006B52B7"/>
    <w:rsid w:val="006B5AFA"/>
    <w:rsid w:val="006B5E96"/>
    <w:rsid w:val="006B6DCD"/>
    <w:rsid w:val="006B6E0E"/>
    <w:rsid w:val="006C05F4"/>
    <w:rsid w:val="006C093F"/>
    <w:rsid w:val="006C0B98"/>
    <w:rsid w:val="006C1E69"/>
    <w:rsid w:val="006C1F30"/>
    <w:rsid w:val="006C2490"/>
    <w:rsid w:val="006C298A"/>
    <w:rsid w:val="006C29F4"/>
    <w:rsid w:val="006C2ADA"/>
    <w:rsid w:val="006C2C0E"/>
    <w:rsid w:val="006C3039"/>
    <w:rsid w:val="006C3A66"/>
    <w:rsid w:val="006C3C56"/>
    <w:rsid w:val="006C3DFA"/>
    <w:rsid w:val="006C42AD"/>
    <w:rsid w:val="006C4C70"/>
    <w:rsid w:val="006C4FBA"/>
    <w:rsid w:val="006C502D"/>
    <w:rsid w:val="006C541B"/>
    <w:rsid w:val="006C5F8E"/>
    <w:rsid w:val="006C6710"/>
    <w:rsid w:val="006C6C8F"/>
    <w:rsid w:val="006C73EB"/>
    <w:rsid w:val="006C790F"/>
    <w:rsid w:val="006D001D"/>
    <w:rsid w:val="006D022C"/>
    <w:rsid w:val="006D0339"/>
    <w:rsid w:val="006D0916"/>
    <w:rsid w:val="006D0B3E"/>
    <w:rsid w:val="006D1143"/>
    <w:rsid w:val="006D1AAC"/>
    <w:rsid w:val="006D1F00"/>
    <w:rsid w:val="006D2296"/>
    <w:rsid w:val="006D26B6"/>
    <w:rsid w:val="006D2AFE"/>
    <w:rsid w:val="006D2DDC"/>
    <w:rsid w:val="006D324B"/>
    <w:rsid w:val="006D347F"/>
    <w:rsid w:val="006D3E43"/>
    <w:rsid w:val="006D4192"/>
    <w:rsid w:val="006D4964"/>
    <w:rsid w:val="006D4A19"/>
    <w:rsid w:val="006D4E90"/>
    <w:rsid w:val="006D4EBE"/>
    <w:rsid w:val="006D4EBF"/>
    <w:rsid w:val="006D4EDB"/>
    <w:rsid w:val="006D53E8"/>
    <w:rsid w:val="006D5884"/>
    <w:rsid w:val="006D59E1"/>
    <w:rsid w:val="006D5CB9"/>
    <w:rsid w:val="006D5F16"/>
    <w:rsid w:val="006D6213"/>
    <w:rsid w:val="006D6436"/>
    <w:rsid w:val="006D69FA"/>
    <w:rsid w:val="006D70DC"/>
    <w:rsid w:val="006D7846"/>
    <w:rsid w:val="006D7FF0"/>
    <w:rsid w:val="006E066D"/>
    <w:rsid w:val="006E0806"/>
    <w:rsid w:val="006E0E1C"/>
    <w:rsid w:val="006E125C"/>
    <w:rsid w:val="006E1630"/>
    <w:rsid w:val="006E229D"/>
    <w:rsid w:val="006E27CA"/>
    <w:rsid w:val="006E29DB"/>
    <w:rsid w:val="006E3675"/>
    <w:rsid w:val="006E411D"/>
    <w:rsid w:val="006E4238"/>
    <w:rsid w:val="006E42E7"/>
    <w:rsid w:val="006E4303"/>
    <w:rsid w:val="006E4CD3"/>
    <w:rsid w:val="006E4F0D"/>
    <w:rsid w:val="006E66B3"/>
    <w:rsid w:val="006E689D"/>
    <w:rsid w:val="006E6BEB"/>
    <w:rsid w:val="006E6D58"/>
    <w:rsid w:val="006E6E55"/>
    <w:rsid w:val="006E724A"/>
    <w:rsid w:val="006E7554"/>
    <w:rsid w:val="006F011B"/>
    <w:rsid w:val="006F09C0"/>
    <w:rsid w:val="006F0AD1"/>
    <w:rsid w:val="006F0D4F"/>
    <w:rsid w:val="006F0F77"/>
    <w:rsid w:val="006F14A5"/>
    <w:rsid w:val="006F1C3F"/>
    <w:rsid w:val="006F238A"/>
    <w:rsid w:val="006F23B4"/>
    <w:rsid w:val="006F3176"/>
    <w:rsid w:val="006F31E5"/>
    <w:rsid w:val="006F3CA6"/>
    <w:rsid w:val="006F47E0"/>
    <w:rsid w:val="006F48BC"/>
    <w:rsid w:val="006F5063"/>
    <w:rsid w:val="006F567C"/>
    <w:rsid w:val="006F59AC"/>
    <w:rsid w:val="006F5A74"/>
    <w:rsid w:val="006F5E33"/>
    <w:rsid w:val="006F6414"/>
    <w:rsid w:val="006F6FC8"/>
    <w:rsid w:val="006F708B"/>
    <w:rsid w:val="006F7C42"/>
    <w:rsid w:val="006F7D6A"/>
    <w:rsid w:val="006F7E80"/>
    <w:rsid w:val="007007E9"/>
    <w:rsid w:val="007008F8"/>
    <w:rsid w:val="00701FA6"/>
    <w:rsid w:val="007020E2"/>
    <w:rsid w:val="00702615"/>
    <w:rsid w:val="00702A93"/>
    <w:rsid w:val="00702B73"/>
    <w:rsid w:val="00702F77"/>
    <w:rsid w:val="0070405D"/>
    <w:rsid w:val="00704A38"/>
    <w:rsid w:val="00704AFF"/>
    <w:rsid w:val="00704C67"/>
    <w:rsid w:val="0070526C"/>
    <w:rsid w:val="0070552E"/>
    <w:rsid w:val="0070579B"/>
    <w:rsid w:val="00705D28"/>
    <w:rsid w:val="0070664C"/>
    <w:rsid w:val="00706747"/>
    <w:rsid w:val="00706813"/>
    <w:rsid w:val="007075CD"/>
    <w:rsid w:val="00707AE2"/>
    <w:rsid w:val="00707D01"/>
    <w:rsid w:val="0071005B"/>
    <w:rsid w:val="007105CE"/>
    <w:rsid w:val="00710920"/>
    <w:rsid w:val="00710CB5"/>
    <w:rsid w:val="00711090"/>
    <w:rsid w:val="00711569"/>
    <w:rsid w:val="007118B3"/>
    <w:rsid w:val="00711BEF"/>
    <w:rsid w:val="007122DA"/>
    <w:rsid w:val="007136FF"/>
    <w:rsid w:val="00713C35"/>
    <w:rsid w:val="00714832"/>
    <w:rsid w:val="007149DB"/>
    <w:rsid w:val="0071519B"/>
    <w:rsid w:val="0071548F"/>
    <w:rsid w:val="0071675D"/>
    <w:rsid w:val="007175EC"/>
    <w:rsid w:val="0071769B"/>
    <w:rsid w:val="00717CE9"/>
    <w:rsid w:val="00721482"/>
    <w:rsid w:val="00721579"/>
    <w:rsid w:val="00721680"/>
    <w:rsid w:val="00721A30"/>
    <w:rsid w:val="00721DCB"/>
    <w:rsid w:val="0072251B"/>
    <w:rsid w:val="00722CA9"/>
    <w:rsid w:val="00722E98"/>
    <w:rsid w:val="00723843"/>
    <w:rsid w:val="00723B12"/>
    <w:rsid w:val="00723B8B"/>
    <w:rsid w:val="00724389"/>
    <w:rsid w:val="00724728"/>
    <w:rsid w:val="00724769"/>
    <w:rsid w:val="00725023"/>
    <w:rsid w:val="0072569C"/>
    <w:rsid w:val="00726175"/>
    <w:rsid w:val="00726613"/>
    <w:rsid w:val="00726670"/>
    <w:rsid w:val="00726ADA"/>
    <w:rsid w:val="00726C27"/>
    <w:rsid w:val="00727168"/>
    <w:rsid w:val="00727204"/>
    <w:rsid w:val="0072730F"/>
    <w:rsid w:val="0072760A"/>
    <w:rsid w:val="0073010C"/>
    <w:rsid w:val="007313DB"/>
    <w:rsid w:val="0073163C"/>
    <w:rsid w:val="0073189B"/>
    <w:rsid w:val="00731BC3"/>
    <w:rsid w:val="00731FB3"/>
    <w:rsid w:val="0073204B"/>
    <w:rsid w:val="00732274"/>
    <w:rsid w:val="00732658"/>
    <w:rsid w:val="00732A44"/>
    <w:rsid w:val="0073344A"/>
    <w:rsid w:val="007334BC"/>
    <w:rsid w:val="007334D5"/>
    <w:rsid w:val="007339BB"/>
    <w:rsid w:val="007344CE"/>
    <w:rsid w:val="0073452E"/>
    <w:rsid w:val="0073484B"/>
    <w:rsid w:val="00734DBB"/>
    <w:rsid w:val="00734F1A"/>
    <w:rsid w:val="007351BF"/>
    <w:rsid w:val="00735F3C"/>
    <w:rsid w:val="00736997"/>
    <w:rsid w:val="00736BD9"/>
    <w:rsid w:val="00737164"/>
    <w:rsid w:val="007373AE"/>
    <w:rsid w:val="007373E9"/>
    <w:rsid w:val="00737544"/>
    <w:rsid w:val="007377E7"/>
    <w:rsid w:val="007401BD"/>
    <w:rsid w:val="00740379"/>
    <w:rsid w:val="007405EE"/>
    <w:rsid w:val="00740895"/>
    <w:rsid w:val="00740A48"/>
    <w:rsid w:val="00740DA5"/>
    <w:rsid w:val="00740E02"/>
    <w:rsid w:val="0074243A"/>
    <w:rsid w:val="00742D52"/>
    <w:rsid w:val="00742ECF"/>
    <w:rsid w:val="00744014"/>
    <w:rsid w:val="00744503"/>
    <w:rsid w:val="00744743"/>
    <w:rsid w:val="00744791"/>
    <w:rsid w:val="00744A4E"/>
    <w:rsid w:val="00745288"/>
    <w:rsid w:val="00745F9E"/>
    <w:rsid w:val="007468EF"/>
    <w:rsid w:val="00746B4A"/>
    <w:rsid w:val="00746D14"/>
    <w:rsid w:val="00746D7A"/>
    <w:rsid w:val="007472E1"/>
    <w:rsid w:val="0074766A"/>
    <w:rsid w:val="007476AE"/>
    <w:rsid w:val="00747819"/>
    <w:rsid w:val="00747BCA"/>
    <w:rsid w:val="00750B95"/>
    <w:rsid w:val="00750F76"/>
    <w:rsid w:val="007515AA"/>
    <w:rsid w:val="0075168D"/>
    <w:rsid w:val="007518A5"/>
    <w:rsid w:val="007522FF"/>
    <w:rsid w:val="007523F8"/>
    <w:rsid w:val="0075249D"/>
    <w:rsid w:val="0075256C"/>
    <w:rsid w:val="00752D1E"/>
    <w:rsid w:val="00752D4C"/>
    <w:rsid w:val="00753492"/>
    <w:rsid w:val="007538C7"/>
    <w:rsid w:val="00754508"/>
    <w:rsid w:val="00754C15"/>
    <w:rsid w:val="00755C7B"/>
    <w:rsid w:val="00755E16"/>
    <w:rsid w:val="00756CC6"/>
    <w:rsid w:val="00757650"/>
    <w:rsid w:val="00757AD4"/>
    <w:rsid w:val="00757C33"/>
    <w:rsid w:val="007600FC"/>
    <w:rsid w:val="00760B18"/>
    <w:rsid w:val="00760CC1"/>
    <w:rsid w:val="00760CD5"/>
    <w:rsid w:val="00761A18"/>
    <w:rsid w:val="00761E37"/>
    <w:rsid w:val="00761E58"/>
    <w:rsid w:val="00763B22"/>
    <w:rsid w:val="0076426D"/>
    <w:rsid w:val="00764D16"/>
    <w:rsid w:val="0076514F"/>
    <w:rsid w:val="0076518E"/>
    <w:rsid w:val="00765A25"/>
    <w:rsid w:val="007665B1"/>
    <w:rsid w:val="00766A5B"/>
    <w:rsid w:val="00766BCD"/>
    <w:rsid w:val="007674EC"/>
    <w:rsid w:val="007675F2"/>
    <w:rsid w:val="007679D4"/>
    <w:rsid w:val="007704D8"/>
    <w:rsid w:val="0077063A"/>
    <w:rsid w:val="00770646"/>
    <w:rsid w:val="00770C94"/>
    <w:rsid w:val="00771377"/>
    <w:rsid w:val="00771624"/>
    <w:rsid w:val="0077201E"/>
    <w:rsid w:val="007722C2"/>
    <w:rsid w:val="00772423"/>
    <w:rsid w:val="007725AB"/>
    <w:rsid w:val="00772AA1"/>
    <w:rsid w:val="007733E3"/>
    <w:rsid w:val="007735EC"/>
    <w:rsid w:val="007737BC"/>
    <w:rsid w:val="00773B7D"/>
    <w:rsid w:val="0077404D"/>
    <w:rsid w:val="0077454A"/>
    <w:rsid w:val="007746D5"/>
    <w:rsid w:val="0077501A"/>
    <w:rsid w:val="00775191"/>
    <w:rsid w:val="00775ADC"/>
    <w:rsid w:val="00775F85"/>
    <w:rsid w:val="00776839"/>
    <w:rsid w:val="00776C37"/>
    <w:rsid w:val="007771D3"/>
    <w:rsid w:val="007774C0"/>
    <w:rsid w:val="00777F22"/>
    <w:rsid w:val="00777F4E"/>
    <w:rsid w:val="00780104"/>
    <w:rsid w:val="0078020C"/>
    <w:rsid w:val="00780E4F"/>
    <w:rsid w:val="00781253"/>
    <w:rsid w:val="00781286"/>
    <w:rsid w:val="00781428"/>
    <w:rsid w:val="0078149E"/>
    <w:rsid w:val="00781683"/>
    <w:rsid w:val="00781C8A"/>
    <w:rsid w:val="00781FBF"/>
    <w:rsid w:val="00781FC7"/>
    <w:rsid w:val="00782512"/>
    <w:rsid w:val="00782781"/>
    <w:rsid w:val="007829D5"/>
    <w:rsid w:val="00783953"/>
    <w:rsid w:val="00783EE1"/>
    <w:rsid w:val="00784073"/>
    <w:rsid w:val="0078414E"/>
    <w:rsid w:val="00784445"/>
    <w:rsid w:val="00784F4F"/>
    <w:rsid w:val="00785157"/>
    <w:rsid w:val="00785662"/>
    <w:rsid w:val="00785CA0"/>
    <w:rsid w:val="0078614E"/>
    <w:rsid w:val="007861CF"/>
    <w:rsid w:val="00786487"/>
    <w:rsid w:val="0078781A"/>
    <w:rsid w:val="00787AB2"/>
    <w:rsid w:val="00787D75"/>
    <w:rsid w:val="0078C03B"/>
    <w:rsid w:val="007907B8"/>
    <w:rsid w:val="0079083E"/>
    <w:rsid w:val="007908B4"/>
    <w:rsid w:val="00790C55"/>
    <w:rsid w:val="0079278B"/>
    <w:rsid w:val="00792B4B"/>
    <w:rsid w:val="00792EF7"/>
    <w:rsid w:val="00792FFF"/>
    <w:rsid w:val="007930B0"/>
    <w:rsid w:val="007931C4"/>
    <w:rsid w:val="00793C6E"/>
    <w:rsid w:val="00793D0E"/>
    <w:rsid w:val="00793D25"/>
    <w:rsid w:val="007942F7"/>
    <w:rsid w:val="00794743"/>
    <w:rsid w:val="00794857"/>
    <w:rsid w:val="0079499F"/>
    <w:rsid w:val="00794CE4"/>
    <w:rsid w:val="0079516C"/>
    <w:rsid w:val="00795180"/>
    <w:rsid w:val="00795990"/>
    <w:rsid w:val="007963B4"/>
    <w:rsid w:val="00796697"/>
    <w:rsid w:val="00796AA4"/>
    <w:rsid w:val="00796D01"/>
    <w:rsid w:val="00796E56"/>
    <w:rsid w:val="00797333"/>
    <w:rsid w:val="00797479"/>
    <w:rsid w:val="007979F2"/>
    <w:rsid w:val="007A00D3"/>
    <w:rsid w:val="007A0665"/>
    <w:rsid w:val="007A070D"/>
    <w:rsid w:val="007A0B3F"/>
    <w:rsid w:val="007A0EDD"/>
    <w:rsid w:val="007A2C02"/>
    <w:rsid w:val="007A31FD"/>
    <w:rsid w:val="007A38A6"/>
    <w:rsid w:val="007A3A86"/>
    <w:rsid w:val="007A4F01"/>
    <w:rsid w:val="007A50CF"/>
    <w:rsid w:val="007A58D0"/>
    <w:rsid w:val="007A6564"/>
    <w:rsid w:val="007A65CE"/>
    <w:rsid w:val="007A660C"/>
    <w:rsid w:val="007A66A4"/>
    <w:rsid w:val="007A66AD"/>
    <w:rsid w:val="007A73BA"/>
    <w:rsid w:val="007A78EC"/>
    <w:rsid w:val="007A7C2E"/>
    <w:rsid w:val="007A7CCE"/>
    <w:rsid w:val="007B0061"/>
    <w:rsid w:val="007B02EC"/>
    <w:rsid w:val="007B07A8"/>
    <w:rsid w:val="007B0AE1"/>
    <w:rsid w:val="007B0DB8"/>
    <w:rsid w:val="007B18FF"/>
    <w:rsid w:val="007B1971"/>
    <w:rsid w:val="007B1A23"/>
    <w:rsid w:val="007B2151"/>
    <w:rsid w:val="007B28D2"/>
    <w:rsid w:val="007B324F"/>
    <w:rsid w:val="007B3282"/>
    <w:rsid w:val="007B3757"/>
    <w:rsid w:val="007B390C"/>
    <w:rsid w:val="007B399B"/>
    <w:rsid w:val="007B3BDF"/>
    <w:rsid w:val="007B4076"/>
    <w:rsid w:val="007B4553"/>
    <w:rsid w:val="007B4DA7"/>
    <w:rsid w:val="007B5261"/>
    <w:rsid w:val="007B534B"/>
    <w:rsid w:val="007B5D44"/>
    <w:rsid w:val="007B6326"/>
    <w:rsid w:val="007B6373"/>
    <w:rsid w:val="007B6E89"/>
    <w:rsid w:val="007B7CEA"/>
    <w:rsid w:val="007C01D1"/>
    <w:rsid w:val="007C0485"/>
    <w:rsid w:val="007C0662"/>
    <w:rsid w:val="007C08C6"/>
    <w:rsid w:val="007C13FE"/>
    <w:rsid w:val="007C1BA5"/>
    <w:rsid w:val="007C26F3"/>
    <w:rsid w:val="007C27CE"/>
    <w:rsid w:val="007C2916"/>
    <w:rsid w:val="007C33AC"/>
    <w:rsid w:val="007C37C8"/>
    <w:rsid w:val="007C3B1C"/>
    <w:rsid w:val="007C41BB"/>
    <w:rsid w:val="007C421E"/>
    <w:rsid w:val="007C47F8"/>
    <w:rsid w:val="007C4935"/>
    <w:rsid w:val="007C6CA0"/>
    <w:rsid w:val="007C7D12"/>
    <w:rsid w:val="007D0023"/>
    <w:rsid w:val="007D08D9"/>
    <w:rsid w:val="007D11A7"/>
    <w:rsid w:val="007D13CA"/>
    <w:rsid w:val="007D17EF"/>
    <w:rsid w:val="007D1C5C"/>
    <w:rsid w:val="007D1C89"/>
    <w:rsid w:val="007D1EF4"/>
    <w:rsid w:val="007D1F1A"/>
    <w:rsid w:val="007D1F81"/>
    <w:rsid w:val="007D221F"/>
    <w:rsid w:val="007D22CC"/>
    <w:rsid w:val="007D25AF"/>
    <w:rsid w:val="007D2918"/>
    <w:rsid w:val="007D2969"/>
    <w:rsid w:val="007D2E96"/>
    <w:rsid w:val="007D3021"/>
    <w:rsid w:val="007D3424"/>
    <w:rsid w:val="007D37AA"/>
    <w:rsid w:val="007D3AB5"/>
    <w:rsid w:val="007D4447"/>
    <w:rsid w:val="007D4761"/>
    <w:rsid w:val="007D4769"/>
    <w:rsid w:val="007D4A32"/>
    <w:rsid w:val="007D4C2C"/>
    <w:rsid w:val="007D51FF"/>
    <w:rsid w:val="007D6171"/>
    <w:rsid w:val="007D70FE"/>
    <w:rsid w:val="007D71CC"/>
    <w:rsid w:val="007D7750"/>
    <w:rsid w:val="007D778E"/>
    <w:rsid w:val="007E1016"/>
    <w:rsid w:val="007E1031"/>
    <w:rsid w:val="007E1759"/>
    <w:rsid w:val="007E1AAB"/>
    <w:rsid w:val="007E2150"/>
    <w:rsid w:val="007E22B2"/>
    <w:rsid w:val="007E27F6"/>
    <w:rsid w:val="007E2A72"/>
    <w:rsid w:val="007E2E47"/>
    <w:rsid w:val="007E2E9E"/>
    <w:rsid w:val="007E3021"/>
    <w:rsid w:val="007E37D1"/>
    <w:rsid w:val="007E3850"/>
    <w:rsid w:val="007E3F42"/>
    <w:rsid w:val="007E4277"/>
    <w:rsid w:val="007E4497"/>
    <w:rsid w:val="007E5474"/>
    <w:rsid w:val="007E5561"/>
    <w:rsid w:val="007E5B8E"/>
    <w:rsid w:val="007E5B8F"/>
    <w:rsid w:val="007E5F6C"/>
    <w:rsid w:val="007E60A9"/>
    <w:rsid w:val="007E6969"/>
    <w:rsid w:val="007E717C"/>
    <w:rsid w:val="007E7215"/>
    <w:rsid w:val="007E78FA"/>
    <w:rsid w:val="007F0366"/>
    <w:rsid w:val="007F0D9E"/>
    <w:rsid w:val="007F141C"/>
    <w:rsid w:val="007F1A78"/>
    <w:rsid w:val="007F1E44"/>
    <w:rsid w:val="007F27B0"/>
    <w:rsid w:val="007F36AC"/>
    <w:rsid w:val="007F3A04"/>
    <w:rsid w:val="007F3E03"/>
    <w:rsid w:val="007F4E8B"/>
    <w:rsid w:val="007F4F94"/>
    <w:rsid w:val="007F4FE3"/>
    <w:rsid w:val="007F580F"/>
    <w:rsid w:val="007F6507"/>
    <w:rsid w:val="007F7AFB"/>
    <w:rsid w:val="007F7D76"/>
    <w:rsid w:val="007F7FDD"/>
    <w:rsid w:val="007F995A"/>
    <w:rsid w:val="008001F3"/>
    <w:rsid w:val="00800692"/>
    <w:rsid w:val="0080089C"/>
    <w:rsid w:val="00800CED"/>
    <w:rsid w:val="00801294"/>
    <w:rsid w:val="008015E2"/>
    <w:rsid w:val="00801D8C"/>
    <w:rsid w:val="008022E1"/>
    <w:rsid w:val="00803066"/>
    <w:rsid w:val="008034EB"/>
    <w:rsid w:val="00803941"/>
    <w:rsid w:val="0080404C"/>
    <w:rsid w:val="008041B3"/>
    <w:rsid w:val="00805502"/>
    <w:rsid w:val="00806B84"/>
    <w:rsid w:val="00807D76"/>
    <w:rsid w:val="00810332"/>
    <w:rsid w:val="0081054F"/>
    <w:rsid w:val="0081067E"/>
    <w:rsid w:val="008106A8"/>
    <w:rsid w:val="00810D36"/>
    <w:rsid w:val="00810D3D"/>
    <w:rsid w:val="00811869"/>
    <w:rsid w:val="00811D98"/>
    <w:rsid w:val="00811E59"/>
    <w:rsid w:val="0081249B"/>
    <w:rsid w:val="00812EFD"/>
    <w:rsid w:val="00813740"/>
    <w:rsid w:val="00813AB5"/>
    <w:rsid w:val="00813DF2"/>
    <w:rsid w:val="00813F04"/>
    <w:rsid w:val="00814225"/>
    <w:rsid w:val="00814816"/>
    <w:rsid w:val="008170B4"/>
    <w:rsid w:val="00817435"/>
    <w:rsid w:val="00817D3C"/>
    <w:rsid w:val="00820403"/>
    <w:rsid w:val="0082047D"/>
    <w:rsid w:val="008205C2"/>
    <w:rsid w:val="0082079A"/>
    <w:rsid w:val="008207C6"/>
    <w:rsid w:val="00820E91"/>
    <w:rsid w:val="00820F39"/>
    <w:rsid w:val="00821F8A"/>
    <w:rsid w:val="00821FAA"/>
    <w:rsid w:val="008220E7"/>
    <w:rsid w:val="00823236"/>
    <w:rsid w:val="008232F2"/>
    <w:rsid w:val="008235CF"/>
    <w:rsid w:val="008237DE"/>
    <w:rsid w:val="0082397D"/>
    <w:rsid w:val="008239B2"/>
    <w:rsid w:val="00823B3A"/>
    <w:rsid w:val="00823E5A"/>
    <w:rsid w:val="00823F5A"/>
    <w:rsid w:val="00825223"/>
    <w:rsid w:val="00825881"/>
    <w:rsid w:val="00825F9E"/>
    <w:rsid w:val="0082603D"/>
    <w:rsid w:val="008268FE"/>
    <w:rsid w:val="008271F9"/>
    <w:rsid w:val="008274EE"/>
    <w:rsid w:val="00827652"/>
    <w:rsid w:val="00827857"/>
    <w:rsid w:val="00830A36"/>
    <w:rsid w:val="008317DD"/>
    <w:rsid w:val="00831F37"/>
    <w:rsid w:val="00832424"/>
    <w:rsid w:val="008324E2"/>
    <w:rsid w:val="00832664"/>
    <w:rsid w:val="00832946"/>
    <w:rsid w:val="008333BD"/>
    <w:rsid w:val="008334A7"/>
    <w:rsid w:val="00833885"/>
    <w:rsid w:val="00833B22"/>
    <w:rsid w:val="00833E41"/>
    <w:rsid w:val="008346C5"/>
    <w:rsid w:val="00834CC2"/>
    <w:rsid w:val="00835B53"/>
    <w:rsid w:val="00835D6E"/>
    <w:rsid w:val="00835F8F"/>
    <w:rsid w:val="0083681C"/>
    <w:rsid w:val="00837CEC"/>
    <w:rsid w:val="00837EEF"/>
    <w:rsid w:val="00840596"/>
    <w:rsid w:val="00840CDE"/>
    <w:rsid w:val="00840F17"/>
    <w:rsid w:val="00841677"/>
    <w:rsid w:val="0084285E"/>
    <w:rsid w:val="008430CE"/>
    <w:rsid w:val="0084372C"/>
    <w:rsid w:val="0084424B"/>
    <w:rsid w:val="00845016"/>
    <w:rsid w:val="008450C3"/>
    <w:rsid w:val="00846297"/>
    <w:rsid w:val="00846443"/>
    <w:rsid w:val="00846D6F"/>
    <w:rsid w:val="008474FF"/>
    <w:rsid w:val="0084764B"/>
    <w:rsid w:val="00847B05"/>
    <w:rsid w:val="00847C32"/>
    <w:rsid w:val="00850072"/>
    <w:rsid w:val="00850153"/>
    <w:rsid w:val="00850302"/>
    <w:rsid w:val="0085049F"/>
    <w:rsid w:val="00851313"/>
    <w:rsid w:val="008517AC"/>
    <w:rsid w:val="0085253D"/>
    <w:rsid w:val="00852D7E"/>
    <w:rsid w:val="00853796"/>
    <w:rsid w:val="008537B2"/>
    <w:rsid w:val="00853867"/>
    <w:rsid w:val="00853FEF"/>
    <w:rsid w:val="0085415E"/>
    <w:rsid w:val="008541F0"/>
    <w:rsid w:val="00854203"/>
    <w:rsid w:val="00854252"/>
    <w:rsid w:val="008547F1"/>
    <w:rsid w:val="00854F30"/>
    <w:rsid w:val="00854FFC"/>
    <w:rsid w:val="0085679B"/>
    <w:rsid w:val="00856A4D"/>
    <w:rsid w:val="00856BB4"/>
    <w:rsid w:val="008571A1"/>
    <w:rsid w:val="00857331"/>
    <w:rsid w:val="00857729"/>
    <w:rsid w:val="00857B79"/>
    <w:rsid w:val="00857E44"/>
    <w:rsid w:val="00859EB3"/>
    <w:rsid w:val="00860E5A"/>
    <w:rsid w:val="008611D9"/>
    <w:rsid w:val="00861A38"/>
    <w:rsid w:val="00861C88"/>
    <w:rsid w:val="00861D55"/>
    <w:rsid w:val="00862192"/>
    <w:rsid w:val="008622E0"/>
    <w:rsid w:val="00862723"/>
    <w:rsid w:val="00862DF2"/>
    <w:rsid w:val="00863573"/>
    <w:rsid w:val="0086386F"/>
    <w:rsid w:val="00864029"/>
    <w:rsid w:val="00864659"/>
    <w:rsid w:val="00864A85"/>
    <w:rsid w:val="00864AF9"/>
    <w:rsid w:val="008658CD"/>
    <w:rsid w:val="00865954"/>
    <w:rsid w:val="0086672E"/>
    <w:rsid w:val="00866C06"/>
    <w:rsid w:val="00866D64"/>
    <w:rsid w:val="00866E72"/>
    <w:rsid w:val="00867014"/>
    <w:rsid w:val="00867523"/>
    <w:rsid w:val="008679BF"/>
    <w:rsid w:val="00867DEA"/>
    <w:rsid w:val="00870EAA"/>
    <w:rsid w:val="00871DCA"/>
    <w:rsid w:val="00871EB6"/>
    <w:rsid w:val="00871F3E"/>
    <w:rsid w:val="0087300E"/>
    <w:rsid w:val="008739BC"/>
    <w:rsid w:val="00873A09"/>
    <w:rsid w:val="008743AE"/>
    <w:rsid w:val="00874459"/>
    <w:rsid w:val="00874968"/>
    <w:rsid w:val="00874AAA"/>
    <w:rsid w:val="00874B2E"/>
    <w:rsid w:val="00875995"/>
    <w:rsid w:val="00876104"/>
    <w:rsid w:val="00876580"/>
    <w:rsid w:val="00876A5D"/>
    <w:rsid w:val="00876B18"/>
    <w:rsid w:val="00876CB5"/>
    <w:rsid w:val="008771AA"/>
    <w:rsid w:val="00877885"/>
    <w:rsid w:val="0088008F"/>
    <w:rsid w:val="008804CA"/>
    <w:rsid w:val="00880C3E"/>
    <w:rsid w:val="0088105E"/>
    <w:rsid w:val="00881976"/>
    <w:rsid w:val="008820C2"/>
    <w:rsid w:val="00882134"/>
    <w:rsid w:val="00882524"/>
    <w:rsid w:val="00884886"/>
    <w:rsid w:val="008851C9"/>
    <w:rsid w:val="008858D0"/>
    <w:rsid w:val="00885CA7"/>
    <w:rsid w:val="00886183"/>
    <w:rsid w:val="008864EA"/>
    <w:rsid w:val="0088735B"/>
    <w:rsid w:val="0088742E"/>
    <w:rsid w:val="00887463"/>
    <w:rsid w:val="00887611"/>
    <w:rsid w:val="00887FFD"/>
    <w:rsid w:val="00890204"/>
    <w:rsid w:val="008905BF"/>
    <w:rsid w:val="0089081C"/>
    <w:rsid w:val="00891429"/>
    <w:rsid w:val="00891433"/>
    <w:rsid w:val="00891C21"/>
    <w:rsid w:val="00892583"/>
    <w:rsid w:val="0089324B"/>
    <w:rsid w:val="00893330"/>
    <w:rsid w:val="008933DC"/>
    <w:rsid w:val="008934E0"/>
    <w:rsid w:val="0089407D"/>
    <w:rsid w:val="008945FE"/>
    <w:rsid w:val="008948B3"/>
    <w:rsid w:val="00894BAF"/>
    <w:rsid w:val="00894D24"/>
    <w:rsid w:val="0089529E"/>
    <w:rsid w:val="00895310"/>
    <w:rsid w:val="008953B6"/>
    <w:rsid w:val="008957D4"/>
    <w:rsid w:val="00895C6D"/>
    <w:rsid w:val="00896014"/>
    <w:rsid w:val="0089603F"/>
    <w:rsid w:val="00896CB8"/>
    <w:rsid w:val="00896FF2"/>
    <w:rsid w:val="0089716A"/>
    <w:rsid w:val="00897322"/>
    <w:rsid w:val="00897616"/>
    <w:rsid w:val="008977FA"/>
    <w:rsid w:val="00897B79"/>
    <w:rsid w:val="008A02DF"/>
    <w:rsid w:val="008A1D41"/>
    <w:rsid w:val="008A281C"/>
    <w:rsid w:val="008A38C1"/>
    <w:rsid w:val="008A39C5"/>
    <w:rsid w:val="008A40E4"/>
    <w:rsid w:val="008A41C8"/>
    <w:rsid w:val="008A427B"/>
    <w:rsid w:val="008A48A7"/>
    <w:rsid w:val="008A4E84"/>
    <w:rsid w:val="008A59B8"/>
    <w:rsid w:val="008A603F"/>
    <w:rsid w:val="008A6848"/>
    <w:rsid w:val="008A6D1A"/>
    <w:rsid w:val="008A6D6C"/>
    <w:rsid w:val="008A6EE1"/>
    <w:rsid w:val="008A6F86"/>
    <w:rsid w:val="008A71EC"/>
    <w:rsid w:val="008A750B"/>
    <w:rsid w:val="008A7CB7"/>
    <w:rsid w:val="008B01D0"/>
    <w:rsid w:val="008B091B"/>
    <w:rsid w:val="008B0F48"/>
    <w:rsid w:val="008B12D4"/>
    <w:rsid w:val="008B1716"/>
    <w:rsid w:val="008B17E4"/>
    <w:rsid w:val="008B1AD0"/>
    <w:rsid w:val="008B1BF9"/>
    <w:rsid w:val="008B24B3"/>
    <w:rsid w:val="008B29D8"/>
    <w:rsid w:val="008B300A"/>
    <w:rsid w:val="008B3AFA"/>
    <w:rsid w:val="008B3EFD"/>
    <w:rsid w:val="008B3FE3"/>
    <w:rsid w:val="008B4004"/>
    <w:rsid w:val="008B4270"/>
    <w:rsid w:val="008B4B11"/>
    <w:rsid w:val="008B4FDA"/>
    <w:rsid w:val="008B5307"/>
    <w:rsid w:val="008B5599"/>
    <w:rsid w:val="008B5945"/>
    <w:rsid w:val="008B69F9"/>
    <w:rsid w:val="008B6A08"/>
    <w:rsid w:val="008B6DCB"/>
    <w:rsid w:val="008B77BD"/>
    <w:rsid w:val="008B7848"/>
    <w:rsid w:val="008B786E"/>
    <w:rsid w:val="008B79F7"/>
    <w:rsid w:val="008B7D93"/>
    <w:rsid w:val="008C02CB"/>
    <w:rsid w:val="008C0812"/>
    <w:rsid w:val="008C0886"/>
    <w:rsid w:val="008C091B"/>
    <w:rsid w:val="008C0980"/>
    <w:rsid w:val="008C1717"/>
    <w:rsid w:val="008C228C"/>
    <w:rsid w:val="008C25C2"/>
    <w:rsid w:val="008C2E20"/>
    <w:rsid w:val="008C2E49"/>
    <w:rsid w:val="008C300A"/>
    <w:rsid w:val="008C3162"/>
    <w:rsid w:val="008C3374"/>
    <w:rsid w:val="008C4BF0"/>
    <w:rsid w:val="008C5011"/>
    <w:rsid w:val="008C57B4"/>
    <w:rsid w:val="008C58F3"/>
    <w:rsid w:val="008C5B60"/>
    <w:rsid w:val="008C61B3"/>
    <w:rsid w:val="008C6778"/>
    <w:rsid w:val="008C6AD9"/>
    <w:rsid w:val="008C7148"/>
    <w:rsid w:val="008C7291"/>
    <w:rsid w:val="008C76E3"/>
    <w:rsid w:val="008C7D99"/>
    <w:rsid w:val="008C7DB9"/>
    <w:rsid w:val="008D04BE"/>
    <w:rsid w:val="008D05CB"/>
    <w:rsid w:val="008D0C5E"/>
    <w:rsid w:val="008D0C9B"/>
    <w:rsid w:val="008D1015"/>
    <w:rsid w:val="008D1544"/>
    <w:rsid w:val="008D2188"/>
    <w:rsid w:val="008D240D"/>
    <w:rsid w:val="008D281B"/>
    <w:rsid w:val="008D2CD6"/>
    <w:rsid w:val="008D2CE6"/>
    <w:rsid w:val="008D360E"/>
    <w:rsid w:val="008D41B4"/>
    <w:rsid w:val="008D4481"/>
    <w:rsid w:val="008D49CB"/>
    <w:rsid w:val="008D4FDC"/>
    <w:rsid w:val="008D5137"/>
    <w:rsid w:val="008D5201"/>
    <w:rsid w:val="008D54AF"/>
    <w:rsid w:val="008D58F8"/>
    <w:rsid w:val="008D5E12"/>
    <w:rsid w:val="008D66EA"/>
    <w:rsid w:val="008D6AB5"/>
    <w:rsid w:val="008D6AD1"/>
    <w:rsid w:val="008D75DC"/>
    <w:rsid w:val="008D7796"/>
    <w:rsid w:val="008D7B77"/>
    <w:rsid w:val="008D7E8D"/>
    <w:rsid w:val="008E0078"/>
    <w:rsid w:val="008E0612"/>
    <w:rsid w:val="008E160F"/>
    <w:rsid w:val="008E17D2"/>
    <w:rsid w:val="008E198D"/>
    <w:rsid w:val="008E1A61"/>
    <w:rsid w:val="008E1B24"/>
    <w:rsid w:val="008E2503"/>
    <w:rsid w:val="008E2894"/>
    <w:rsid w:val="008E301F"/>
    <w:rsid w:val="008E3774"/>
    <w:rsid w:val="008E3CB3"/>
    <w:rsid w:val="008E3D3C"/>
    <w:rsid w:val="008E4133"/>
    <w:rsid w:val="008E4327"/>
    <w:rsid w:val="008E4D41"/>
    <w:rsid w:val="008E5031"/>
    <w:rsid w:val="008E5D17"/>
    <w:rsid w:val="008E5D8A"/>
    <w:rsid w:val="008E5EB7"/>
    <w:rsid w:val="008E62C0"/>
    <w:rsid w:val="008E75E8"/>
    <w:rsid w:val="008E76E3"/>
    <w:rsid w:val="008E77C6"/>
    <w:rsid w:val="008E7CB1"/>
    <w:rsid w:val="008E7FB8"/>
    <w:rsid w:val="008F0B1B"/>
    <w:rsid w:val="008F0C51"/>
    <w:rsid w:val="008F0CF2"/>
    <w:rsid w:val="008F0E76"/>
    <w:rsid w:val="008F1064"/>
    <w:rsid w:val="008F37A3"/>
    <w:rsid w:val="008F3DEF"/>
    <w:rsid w:val="008F404E"/>
    <w:rsid w:val="008F48CE"/>
    <w:rsid w:val="008F5316"/>
    <w:rsid w:val="008F5A11"/>
    <w:rsid w:val="008F5AD8"/>
    <w:rsid w:val="008F5FFE"/>
    <w:rsid w:val="008F7047"/>
    <w:rsid w:val="008F7697"/>
    <w:rsid w:val="008F76DE"/>
    <w:rsid w:val="008F7855"/>
    <w:rsid w:val="008F7983"/>
    <w:rsid w:val="008F7CFA"/>
    <w:rsid w:val="008F7E12"/>
    <w:rsid w:val="009008C0"/>
    <w:rsid w:val="00900D4B"/>
    <w:rsid w:val="009014CB"/>
    <w:rsid w:val="0090160D"/>
    <w:rsid w:val="00901D2C"/>
    <w:rsid w:val="009024D7"/>
    <w:rsid w:val="009027A7"/>
    <w:rsid w:val="00902AE2"/>
    <w:rsid w:val="00903700"/>
    <w:rsid w:val="00903D73"/>
    <w:rsid w:val="009047E0"/>
    <w:rsid w:val="00904A10"/>
    <w:rsid w:val="00904B99"/>
    <w:rsid w:val="00904E58"/>
    <w:rsid w:val="0090503A"/>
    <w:rsid w:val="009059D6"/>
    <w:rsid w:val="00905AEE"/>
    <w:rsid w:val="00906822"/>
    <w:rsid w:val="00906C45"/>
    <w:rsid w:val="00906CD2"/>
    <w:rsid w:val="00907588"/>
    <w:rsid w:val="00907809"/>
    <w:rsid w:val="0090796B"/>
    <w:rsid w:val="00907FFE"/>
    <w:rsid w:val="00910228"/>
    <w:rsid w:val="00910581"/>
    <w:rsid w:val="00910619"/>
    <w:rsid w:val="0091072E"/>
    <w:rsid w:val="00910DB6"/>
    <w:rsid w:val="00910EB4"/>
    <w:rsid w:val="00911282"/>
    <w:rsid w:val="00911AAF"/>
    <w:rsid w:val="00911C60"/>
    <w:rsid w:val="00912F0F"/>
    <w:rsid w:val="00912F34"/>
    <w:rsid w:val="009139A2"/>
    <w:rsid w:val="00914151"/>
    <w:rsid w:val="00914EAD"/>
    <w:rsid w:val="00914F1E"/>
    <w:rsid w:val="009150DA"/>
    <w:rsid w:val="0091557A"/>
    <w:rsid w:val="00915D18"/>
    <w:rsid w:val="00915F2D"/>
    <w:rsid w:val="00916841"/>
    <w:rsid w:val="00916E4E"/>
    <w:rsid w:val="0091726D"/>
    <w:rsid w:val="0091727A"/>
    <w:rsid w:val="009172CA"/>
    <w:rsid w:val="009173B5"/>
    <w:rsid w:val="0091755D"/>
    <w:rsid w:val="00917797"/>
    <w:rsid w:val="009177F3"/>
    <w:rsid w:val="00917B2E"/>
    <w:rsid w:val="00921112"/>
    <w:rsid w:val="0092167C"/>
    <w:rsid w:val="00922077"/>
    <w:rsid w:val="0092235B"/>
    <w:rsid w:val="0092260D"/>
    <w:rsid w:val="00922BCB"/>
    <w:rsid w:val="00924126"/>
    <w:rsid w:val="0092471C"/>
    <w:rsid w:val="00924AD1"/>
    <w:rsid w:val="009259D8"/>
    <w:rsid w:val="009263BF"/>
    <w:rsid w:val="00926773"/>
    <w:rsid w:val="00927000"/>
    <w:rsid w:val="0093024C"/>
    <w:rsid w:val="009312E6"/>
    <w:rsid w:val="00932167"/>
    <w:rsid w:val="009324FF"/>
    <w:rsid w:val="00932589"/>
    <w:rsid w:val="009331C7"/>
    <w:rsid w:val="00933814"/>
    <w:rsid w:val="00933928"/>
    <w:rsid w:val="0093427F"/>
    <w:rsid w:val="0093449A"/>
    <w:rsid w:val="0093461E"/>
    <w:rsid w:val="0093466C"/>
    <w:rsid w:val="009348E8"/>
    <w:rsid w:val="00934D31"/>
    <w:rsid w:val="00934F83"/>
    <w:rsid w:val="0093660D"/>
    <w:rsid w:val="0093667D"/>
    <w:rsid w:val="00936BCB"/>
    <w:rsid w:val="00936C5E"/>
    <w:rsid w:val="00936CA7"/>
    <w:rsid w:val="009370C0"/>
    <w:rsid w:val="00937886"/>
    <w:rsid w:val="009379B6"/>
    <w:rsid w:val="009400D7"/>
    <w:rsid w:val="0094026B"/>
    <w:rsid w:val="009405F5"/>
    <w:rsid w:val="00940C9B"/>
    <w:rsid w:val="00941186"/>
    <w:rsid w:val="00941B0E"/>
    <w:rsid w:val="00941B15"/>
    <w:rsid w:val="00941DAE"/>
    <w:rsid w:val="009424B1"/>
    <w:rsid w:val="009424B5"/>
    <w:rsid w:val="009426FA"/>
    <w:rsid w:val="00942800"/>
    <w:rsid w:val="00943973"/>
    <w:rsid w:val="00944759"/>
    <w:rsid w:val="009448B9"/>
    <w:rsid w:val="00944EA9"/>
    <w:rsid w:val="00945012"/>
    <w:rsid w:val="009462C5"/>
    <w:rsid w:val="0094647F"/>
    <w:rsid w:val="00946486"/>
    <w:rsid w:val="009469B7"/>
    <w:rsid w:val="00946C4F"/>
    <w:rsid w:val="009475CC"/>
    <w:rsid w:val="00947928"/>
    <w:rsid w:val="009479AB"/>
    <w:rsid w:val="009479EA"/>
    <w:rsid w:val="00947A51"/>
    <w:rsid w:val="00947EAA"/>
    <w:rsid w:val="009502BA"/>
    <w:rsid w:val="0095078E"/>
    <w:rsid w:val="009509E5"/>
    <w:rsid w:val="00950C68"/>
    <w:rsid w:val="00950D37"/>
    <w:rsid w:val="00951A18"/>
    <w:rsid w:val="00952DDF"/>
    <w:rsid w:val="00952EC6"/>
    <w:rsid w:val="009533DF"/>
    <w:rsid w:val="009535A6"/>
    <w:rsid w:val="009546A9"/>
    <w:rsid w:val="00955916"/>
    <w:rsid w:val="00955AAA"/>
    <w:rsid w:val="00955EBF"/>
    <w:rsid w:val="009562CA"/>
    <w:rsid w:val="009568AC"/>
    <w:rsid w:val="00957066"/>
    <w:rsid w:val="0095715D"/>
    <w:rsid w:val="009574F2"/>
    <w:rsid w:val="00957FCA"/>
    <w:rsid w:val="0096000F"/>
    <w:rsid w:val="0096036A"/>
    <w:rsid w:val="0096162E"/>
    <w:rsid w:val="00961864"/>
    <w:rsid w:val="00961C14"/>
    <w:rsid w:val="009626C4"/>
    <w:rsid w:val="009629D5"/>
    <w:rsid w:val="00962A34"/>
    <w:rsid w:val="00962F45"/>
    <w:rsid w:val="009633C6"/>
    <w:rsid w:val="00963DCD"/>
    <w:rsid w:val="00964280"/>
    <w:rsid w:val="00964378"/>
    <w:rsid w:val="00964949"/>
    <w:rsid w:val="00964DAE"/>
    <w:rsid w:val="00964F01"/>
    <w:rsid w:val="00965219"/>
    <w:rsid w:val="00965BE3"/>
    <w:rsid w:val="00965CA4"/>
    <w:rsid w:val="0096708D"/>
    <w:rsid w:val="009671B7"/>
    <w:rsid w:val="009679F1"/>
    <w:rsid w:val="00967A4E"/>
    <w:rsid w:val="00967F10"/>
    <w:rsid w:val="009701B5"/>
    <w:rsid w:val="0097037C"/>
    <w:rsid w:val="00970422"/>
    <w:rsid w:val="009709DB"/>
    <w:rsid w:val="00970A39"/>
    <w:rsid w:val="00970C50"/>
    <w:rsid w:val="009715E8"/>
    <w:rsid w:val="00971D9E"/>
    <w:rsid w:val="009720F7"/>
    <w:rsid w:val="00972112"/>
    <w:rsid w:val="00973B18"/>
    <w:rsid w:val="0097415A"/>
    <w:rsid w:val="00974C09"/>
    <w:rsid w:val="00975144"/>
    <w:rsid w:val="00975FEE"/>
    <w:rsid w:val="0097603B"/>
    <w:rsid w:val="009760E5"/>
    <w:rsid w:val="00976246"/>
    <w:rsid w:val="009764B9"/>
    <w:rsid w:val="0097663D"/>
    <w:rsid w:val="00976A18"/>
    <w:rsid w:val="00976C03"/>
    <w:rsid w:val="00976EEB"/>
    <w:rsid w:val="00977067"/>
    <w:rsid w:val="0097719C"/>
    <w:rsid w:val="00977216"/>
    <w:rsid w:val="009772F8"/>
    <w:rsid w:val="009773BD"/>
    <w:rsid w:val="009773E7"/>
    <w:rsid w:val="009776BD"/>
    <w:rsid w:val="009800A6"/>
    <w:rsid w:val="009804FE"/>
    <w:rsid w:val="00980987"/>
    <w:rsid w:val="00980C55"/>
    <w:rsid w:val="009814DD"/>
    <w:rsid w:val="00982021"/>
    <w:rsid w:val="0098211F"/>
    <w:rsid w:val="00982321"/>
    <w:rsid w:val="009826C3"/>
    <w:rsid w:val="009827B1"/>
    <w:rsid w:val="00982CC7"/>
    <w:rsid w:val="00982E13"/>
    <w:rsid w:val="00982E4C"/>
    <w:rsid w:val="00982E64"/>
    <w:rsid w:val="009837CA"/>
    <w:rsid w:val="00983A3D"/>
    <w:rsid w:val="00983C4A"/>
    <w:rsid w:val="00983D54"/>
    <w:rsid w:val="00983D75"/>
    <w:rsid w:val="00984A3E"/>
    <w:rsid w:val="00984E52"/>
    <w:rsid w:val="00986214"/>
    <w:rsid w:val="0098628A"/>
    <w:rsid w:val="009867D1"/>
    <w:rsid w:val="00986CC1"/>
    <w:rsid w:val="00986EBA"/>
    <w:rsid w:val="00987374"/>
    <w:rsid w:val="00987B1C"/>
    <w:rsid w:val="00987E0A"/>
    <w:rsid w:val="009900F8"/>
    <w:rsid w:val="009908FC"/>
    <w:rsid w:val="0099120C"/>
    <w:rsid w:val="00991AE7"/>
    <w:rsid w:val="00991F34"/>
    <w:rsid w:val="00992131"/>
    <w:rsid w:val="0099246A"/>
    <w:rsid w:val="00993239"/>
    <w:rsid w:val="0099338C"/>
    <w:rsid w:val="0099350D"/>
    <w:rsid w:val="009936E5"/>
    <w:rsid w:val="00993A71"/>
    <w:rsid w:val="0099466B"/>
    <w:rsid w:val="009948B7"/>
    <w:rsid w:val="00994C0D"/>
    <w:rsid w:val="0099572C"/>
    <w:rsid w:val="00995835"/>
    <w:rsid w:val="00995915"/>
    <w:rsid w:val="00995C6D"/>
    <w:rsid w:val="00995F46"/>
    <w:rsid w:val="0099607A"/>
    <w:rsid w:val="00996B0C"/>
    <w:rsid w:val="00996DB9"/>
    <w:rsid w:val="00997D5D"/>
    <w:rsid w:val="009A01E1"/>
    <w:rsid w:val="009A04E3"/>
    <w:rsid w:val="009A06EC"/>
    <w:rsid w:val="009A0A97"/>
    <w:rsid w:val="009A0E4F"/>
    <w:rsid w:val="009A11CB"/>
    <w:rsid w:val="009A1268"/>
    <w:rsid w:val="009A18F0"/>
    <w:rsid w:val="009A1A94"/>
    <w:rsid w:val="009A1E71"/>
    <w:rsid w:val="009A25C8"/>
    <w:rsid w:val="009A32F5"/>
    <w:rsid w:val="009A35E7"/>
    <w:rsid w:val="009A3CC5"/>
    <w:rsid w:val="009A3DF7"/>
    <w:rsid w:val="009A3E1E"/>
    <w:rsid w:val="009A4C4A"/>
    <w:rsid w:val="009A5471"/>
    <w:rsid w:val="009A614A"/>
    <w:rsid w:val="009A6A58"/>
    <w:rsid w:val="009A6C1C"/>
    <w:rsid w:val="009A72CF"/>
    <w:rsid w:val="009A7A53"/>
    <w:rsid w:val="009A7D53"/>
    <w:rsid w:val="009B0241"/>
    <w:rsid w:val="009B07AA"/>
    <w:rsid w:val="009B0D81"/>
    <w:rsid w:val="009B0F16"/>
    <w:rsid w:val="009B1A5A"/>
    <w:rsid w:val="009B1D31"/>
    <w:rsid w:val="009B2372"/>
    <w:rsid w:val="009B2802"/>
    <w:rsid w:val="009B2A03"/>
    <w:rsid w:val="009B2AD8"/>
    <w:rsid w:val="009B329A"/>
    <w:rsid w:val="009B3B53"/>
    <w:rsid w:val="009B41D8"/>
    <w:rsid w:val="009B4A11"/>
    <w:rsid w:val="009B4AD8"/>
    <w:rsid w:val="009B5589"/>
    <w:rsid w:val="009B5D77"/>
    <w:rsid w:val="009B6578"/>
    <w:rsid w:val="009B6CA1"/>
    <w:rsid w:val="009B7529"/>
    <w:rsid w:val="009B754E"/>
    <w:rsid w:val="009B79A6"/>
    <w:rsid w:val="009B7BEA"/>
    <w:rsid w:val="009B7FD2"/>
    <w:rsid w:val="009C0100"/>
    <w:rsid w:val="009C023B"/>
    <w:rsid w:val="009C0A2A"/>
    <w:rsid w:val="009C0AEE"/>
    <w:rsid w:val="009C144F"/>
    <w:rsid w:val="009C1B7C"/>
    <w:rsid w:val="009C1D8E"/>
    <w:rsid w:val="009C3FF3"/>
    <w:rsid w:val="009C41F0"/>
    <w:rsid w:val="009C445E"/>
    <w:rsid w:val="009C44CD"/>
    <w:rsid w:val="009C46D1"/>
    <w:rsid w:val="009C47FA"/>
    <w:rsid w:val="009C4C50"/>
    <w:rsid w:val="009C51B2"/>
    <w:rsid w:val="009C5688"/>
    <w:rsid w:val="009C5841"/>
    <w:rsid w:val="009C78DD"/>
    <w:rsid w:val="009D011B"/>
    <w:rsid w:val="009D0561"/>
    <w:rsid w:val="009D127F"/>
    <w:rsid w:val="009D16B2"/>
    <w:rsid w:val="009D17AC"/>
    <w:rsid w:val="009D1D60"/>
    <w:rsid w:val="009D20F6"/>
    <w:rsid w:val="009D2673"/>
    <w:rsid w:val="009D2B65"/>
    <w:rsid w:val="009D2ED5"/>
    <w:rsid w:val="009D3581"/>
    <w:rsid w:val="009D3811"/>
    <w:rsid w:val="009D384C"/>
    <w:rsid w:val="009D3A70"/>
    <w:rsid w:val="009D3F29"/>
    <w:rsid w:val="009D43C4"/>
    <w:rsid w:val="009D456E"/>
    <w:rsid w:val="009D5209"/>
    <w:rsid w:val="009D53AB"/>
    <w:rsid w:val="009D55A9"/>
    <w:rsid w:val="009D5E73"/>
    <w:rsid w:val="009D6024"/>
    <w:rsid w:val="009D6608"/>
    <w:rsid w:val="009D6873"/>
    <w:rsid w:val="009D7026"/>
    <w:rsid w:val="009D7526"/>
    <w:rsid w:val="009E0102"/>
    <w:rsid w:val="009E014F"/>
    <w:rsid w:val="009E01A5"/>
    <w:rsid w:val="009E0511"/>
    <w:rsid w:val="009E0E22"/>
    <w:rsid w:val="009E0FFD"/>
    <w:rsid w:val="009E1317"/>
    <w:rsid w:val="009E17B9"/>
    <w:rsid w:val="009E1FEC"/>
    <w:rsid w:val="009E2047"/>
    <w:rsid w:val="009E235E"/>
    <w:rsid w:val="009E2BF9"/>
    <w:rsid w:val="009E3F67"/>
    <w:rsid w:val="009E4BC0"/>
    <w:rsid w:val="009E5829"/>
    <w:rsid w:val="009E595B"/>
    <w:rsid w:val="009E6125"/>
    <w:rsid w:val="009E66D3"/>
    <w:rsid w:val="009E6787"/>
    <w:rsid w:val="009E6DE4"/>
    <w:rsid w:val="009E75C4"/>
    <w:rsid w:val="009E7614"/>
    <w:rsid w:val="009E7A7B"/>
    <w:rsid w:val="009F075D"/>
    <w:rsid w:val="009F08D0"/>
    <w:rsid w:val="009F1536"/>
    <w:rsid w:val="009F1C31"/>
    <w:rsid w:val="009F1CB2"/>
    <w:rsid w:val="009F1F24"/>
    <w:rsid w:val="009F2717"/>
    <w:rsid w:val="009F2BA6"/>
    <w:rsid w:val="009F2C07"/>
    <w:rsid w:val="009F2CB7"/>
    <w:rsid w:val="009F2DAD"/>
    <w:rsid w:val="009F3026"/>
    <w:rsid w:val="009F3191"/>
    <w:rsid w:val="009F325F"/>
    <w:rsid w:val="009F3603"/>
    <w:rsid w:val="009F423B"/>
    <w:rsid w:val="009F4804"/>
    <w:rsid w:val="009F562A"/>
    <w:rsid w:val="009F5C4F"/>
    <w:rsid w:val="009F6043"/>
    <w:rsid w:val="009F61C1"/>
    <w:rsid w:val="009F6748"/>
    <w:rsid w:val="009F685E"/>
    <w:rsid w:val="009F6B2E"/>
    <w:rsid w:val="009F7239"/>
    <w:rsid w:val="009F7332"/>
    <w:rsid w:val="009F7ECF"/>
    <w:rsid w:val="00A00D5A"/>
    <w:rsid w:val="00A0163B"/>
    <w:rsid w:val="00A01C0E"/>
    <w:rsid w:val="00A024EE"/>
    <w:rsid w:val="00A027F7"/>
    <w:rsid w:val="00A02950"/>
    <w:rsid w:val="00A03498"/>
    <w:rsid w:val="00A034F7"/>
    <w:rsid w:val="00A03A1E"/>
    <w:rsid w:val="00A03ACC"/>
    <w:rsid w:val="00A03B26"/>
    <w:rsid w:val="00A03C89"/>
    <w:rsid w:val="00A03CEF"/>
    <w:rsid w:val="00A04272"/>
    <w:rsid w:val="00A0430A"/>
    <w:rsid w:val="00A043AA"/>
    <w:rsid w:val="00A047B6"/>
    <w:rsid w:val="00A0495A"/>
    <w:rsid w:val="00A04B16"/>
    <w:rsid w:val="00A0511F"/>
    <w:rsid w:val="00A053DC"/>
    <w:rsid w:val="00A05457"/>
    <w:rsid w:val="00A05812"/>
    <w:rsid w:val="00A059C9"/>
    <w:rsid w:val="00A05DAB"/>
    <w:rsid w:val="00A061A9"/>
    <w:rsid w:val="00A06796"/>
    <w:rsid w:val="00A068BE"/>
    <w:rsid w:val="00A06D90"/>
    <w:rsid w:val="00A07226"/>
    <w:rsid w:val="00A07542"/>
    <w:rsid w:val="00A07B52"/>
    <w:rsid w:val="00A07BEA"/>
    <w:rsid w:val="00A07E63"/>
    <w:rsid w:val="00A1008F"/>
    <w:rsid w:val="00A1063D"/>
    <w:rsid w:val="00A10916"/>
    <w:rsid w:val="00A10E73"/>
    <w:rsid w:val="00A10F51"/>
    <w:rsid w:val="00A11331"/>
    <w:rsid w:val="00A11387"/>
    <w:rsid w:val="00A121D0"/>
    <w:rsid w:val="00A12AF2"/>
    <w:rsid w:val="00A12F51"/>
    <w:rsid w:val="00A13711"/>
    <w:rsid w:val="00A13750"/>
    <w:rsid w:val="00A1415D"/>
    <w:rsid w:val="00A14548"/>
    <w:rsid w:val="00A14A74"/>
    <w:rsid w:val="00A15242"/>
    <w:rsid w:val="00A15F92"/>
    <w:rsid w:val="00A1624D"/>
    <w:rsid w:val="00A162EE"/>
    <w:rsid w:val="00A16CBF"/>
    <w:rsid w:val="00A17B9C"/>
    <w:rsid w:val="00A17DD8"/>
    <w:rsid w:val="00A20184"/>
    <w:rsid w:val="00A20715"/>
    <w:rsid w:val="00A20BCF"/>
    <w:rsid w:val="00A22504"/>
    <w:rsid w:val="00A2295E"/>
    <w:rsid w:val="00A22A0E"/>
    <w:rsid w:val="00A23206"/>
    <w:rsid w:val="00A2381E"/>
    <w:rsid w:val="00A2388E"/>
    <w:rsid w:val="00A24277"/>
    <w:rsid w:val="00A24351"/>
    <w:rsid w:val="00A2468B"/>
    <w:rsid w:val="00A25245"/>
    <w:rsid w:val="00A25431"/>
    <w:rsid w:val="00A2664C"/>
    <w:rsid w:val="00A26787"/>
    <w:rsid w:val="00A27108"/>
    <w:rsid w:val="00A27178"/>
    <w:rsid w:val="00A27C7C"/>
    <w:rsid w:val="00A27D82"/>
    <w:rsid w:val="00A27F85"/>
    <w:rsid w:val="00A30062"/>
    <w:rsid w:val="00A302AA"/>
    <w:rsid w:val="00A309A0"/>
    <w:rsid w:val="00A30BE3"/>
    <w:rsid w:val="00A30CB8"/>
    <w:rsid w:val="00A3106B"/>
    <w:rsid w:val="00A315D9"/>
    <w:rsid w:val="00A31689"/>
    <w:rsid w:val="00A32D48"/>
    <w:rsid w:val="00A33132"/>
    <w:rsid w:val="00A3319E"/>
    <w:rsid w:val="00A33675"/>
    <w:rsid w:val="00A34176"/>
    <w:rsid w:val="00A342A6"/>
    <w:rsid w:val="00A346EF"/>
    <w:rsid w:val="00A34888"/>
    <w:rsid w:val="00A34B7F"/>
    <w:rsid w:val="00A35170"/>
    <w:rsid w:val="00A351D5"/>
    <w:rsid w:val="00A3564D"/>
    <w:rsid w:val="00A35C28"/>
    <w:rsid w:val="00A35D25"/>
    <w:rsid w:val="00A35D94"/>
    <w:rsid w:val="00A35DB8"/>
    <w:rsid w:val="00A36579"/>
    <w:rsid w:val="00A370B3"/>
    <w:rsid w:val="00A374C0"/>
    <w:rsid w:val="00A37AA2"/>
    <w:rsid w:val="00A40308"/>
    <w:rsid w:val="00A40705"/>
    <w:rsid w:val="00A40812"/>
    <w:rsid w:val="00A419CB"/>
    <w:rsid w:val="00A41AFD"/>
    <w:rsid w:val="00A41D6D"/>
    <w:rsid w:val="00A41EA9"/>
    <w:rsid w:val="00A41F4A"/>
    <w:rsid w:val="00A42417"/>
    <w:rsid w:val="00A429FE"/>
    <w:rsid w:val="00A432E2"/>
    <w:rsid w:val="00A43736"/>
    <w:rsid w:val="00A43FD0"/>
    <w:rsid w:val="00A445DD"/>
    <w:rsid w:val="00A448FC"/>
    <w:rsid w:val="00A44A4B"/>
    <w:rsid w:val="00A44BCB"/>
    <w:rsid w:val="00A44C42"/>
    <w:rsid w:val="00A450E3"/>
    <w:rsid w:val="00A45279"/>
    <w:rsid w:val="00A453F5"/>
    <w:rsid w:val="00A45782"/>
    <w:rsid w:val="00A457BE"/>
    <w:rsid w:val="00A45E80"/>
    <w:rsid w:val="00A46122"/>
    <w:rsid w:val="00A469C4"/>
    <w:rsid w:val="00A46AEC"/>
    <w:rsid w:val="00A46BB1"/>
    <w:rsid w:val="00A5015E"/>
    <w:rsid w:val="00A503BC"/>
    <w:rsid w:val="00A505D9"/>
    <w:rsid w:val="00A50EC8"/>
    <w:rsid w:val="00A517A6"/>
    <w:rsid w:val="00A51CAA"/>
    <w:rsid w:val="00A52151"/>
    <w:rsid w:val="00A52346"/>
    <w:rsid w:val="00A52A81"/>
    <w:rsid w:val="00A53BA2"/>
    <w:rsid w:val="00A5432C"/>
    <w:rsid w:val="00A5448E"/>
    <w:rsid w:val="00A54F53"/>
    <w:rsid w:val="00A55EC5"/>
    <w:rsid w:val="00A5612D"/>
    <w:rsid w:val="00A5639C"/>
    <w:rsid w:val="00A56F09"/>
    <w:rsid w:val="00A5708B"/>
    <w:rsid w:val="00A57D8E"/>
    <w:rsid w:val="00A57E8D"/>
    <w:rsid w:val="00A609FB"/>
    <w:rsid w:val="00A61286"/>
    <w:rsid w:val="00A618E8"/>
    <w:rsid w:val="00A618F9"/>
    <w:rsid w:val="00A6195E"/>
    <w:rsid w:val="00A619C6"/>
    <w:rsid w:val="00A61DAA"/>
    <w:rsid w:val="00A62708"/>
    <w:rsid w:val="00A63201"/>
    <w:rsid w:val="00A634BD"/>
    <w:rsid w:val="00A641F3"/>
    <w:rsid w:val="00A6448E"/>
    <w:rsid w:val="00A64ADE"/>
    <w:rsid w:val="00A64AEE"/>
    <w:rsid w:val="00A66191"/>
    <w:rsid w:val="00A666F2"/>
    <w:rsid w:val="00A67206"/>
    <w:rsid w:val="00A676AD"/>
    <w:rsid w:val="00A6781E"/>
    <w:rsid w:val="00A67AEA"/>
    <w:rsid w:val="00A67EA5"/>
    <w:rsid w:val="00A705D5"/>
    <w:rsid w:val="00A70705"/>
    <w:rsid w:val="00A708ED"/>
    <w:rsid w:val="00A722C3"/>
    <w:rsid w:val="00A7237A"/>
    <w:rsid w:val="00A72BCE"/>
    <w:rsid w:val="00A7325A"/>
    <w:rsid w:val="00A735C1"/>
    <w:rsid w:val="00A738F1"/>
    <w:rsid w:val="00A74965"/>
    <w:rsid w:val="00A74A12"/>
    <w:rsid w:val="00A75054"/>
    <w:rsid w:val="00A7530D"/>
    <w:rsid w:val="00A75653"/>
    <w:rsid w:val="00A756BE"/>
    <w:rsid w:val="00A75983"/>
    <w:rsid w:val="00A75EF6"/>
    <w:rsid w:val="00A7664E"/>
    <w:rsid w:val="00A76672"/>
    <w:rsid w:val="00A76826"/>
    <w:rsid w:val="00A76DCF"/>
    <w:rsid w:val="00A76DEE"/>
    <w:rsid w:val="00A772CB"/>
    <w:rsid w:val="00A77384"/>
    <w:rsid w:val="00A77600"/>
    <w:rsid w:val="00A77AB2"/>
    <w:rsid w:val="00A77B10"/>
    <w:rsid w:val="00A77EA9"/>
    <w:rsid w:val="00A77FED"/>
    <w:rsid w:val="00A800FF"/>
    <w:rsid w:val="00A80193"/>
    <w:rsid w:val="00A80354"/>
    <w:rsid w:val="00A80CCD"/>
    <w:rsid w:val="00A80F1C"/>
    <w:rsid w:val="00A80FBD"/>
    <w:rsid w:val="00A81685"/>
    <w:rsid w:val="00A8180C"/>
    <w:rsid w:val="00A81BBF"/>
    <w:rsid w:val="00A81C9D"/>
    <w:rsid w:val="00A81D28"/>
    <w:rsid w:val="00A81D2A"/>
    <w:rsid w:val="00A826AB"/>
    <w:rsid w:val="00A82E6D"/>
    <w:rsid w:val="00A82EDA"/>
    <w:rsid w:val="00A8398B"/>
    <w:rsid w:val="00A83CAB"/>
    <w:rsid w:val="00A83CE6"/>
    <w:rsid w:val="00A83DB4"/>
    <w:rsid w:val="00A8436B"/>
    <w:rsid w:val="00A84742"/>
    <w:rsid w:val="00A84F0D"/>
    <w:rsid w:val="00A86641"/>
    <w:rsid w:val="00A87A4A"/>
    <w:rsid w:val="00A87B56"/>
    <w:rsid w:val="00A87D92"/>
    <w:rsid w:val="00A8B36C"/>
    <w:rsid w:val="00A9051F"/>
    <w:rsid w:val="00A90662"/>
    <w:rsid w:val="00A906C4"/>
    <w:rsid w:val="00A9092F"/>
    <w:rsid w:val="00A90B25"/>
    <w:rsid w:val="00A90B64"/>
    <w:rsid w:val="00A90DF8"/>
    <w:rsid w:val="00A90E7C"/>
    <w:rsid w:val="00A9117E"/>
    <w:rsid w:val="00A91A99"/>
    <w:rsid w:val="00A91E91"/>
    <w:rsid w:val="00A92417"/>
    <w:rsid w:val="00A92547"/>
    <w:rsid w:val="00A928CF"/>
    <w:rsid w:val="00A92A09"/>
    <w:rsid w:val="00A92B58"/>
    <w:rsid w:val="00A9308C"/>
    <w:rsid w:val="00A938D2"/>
    <w:rsid w:val="00A94074"/>
    <w:rsid w:val="00A944FE"/>
    <w:rsid w:val="00A94A03"/>
    <w:rsid w:val="00A94B53"/>
    <w:rsid w:val="00A94C44"/>
    <w:rsid w:val="00A95180"/>
    <w:rsid w:val="00A95207"/>
    <w:rsid w:val="00A955C5"/>
    <w:rsid w:val="00A95803"/>
    <w:rsid w:val="00A95813"/>
    <w:rsid w:val="00A9589B"/>
    <w:rsid w:val="00A96455"/>
    <w:rsid w:val="00A9646C"/>
    <w:rsid w:val="00A966C1"/>
    <w:rsid w:val="00A96DB8"/>
    <w:rsid w:val="00A96E09"/>
    <w:rsid w:val="00A9736A"/>
    <w:rsid w:val="00AA03B8"/>
    <w:rsid w:val="00AA0CD2"/>
    <w:rsid w:val="00AA0D51"/>
    <w:rsid w:val="00AA108A"/>
    <w:rsid w:val="00AA173C"/>
    <w:rsid w:val="00AA1AB0"/>
    <w:rsid w:val="00AA2680"/>
    <w:rsid w:val="00AA27D2"/>
    <w:rsid w:val="00AA2849"/>
    <w:rsid w:val="00AA3067"/>
    <w:rsid w:val="00AA3592"/>
    <w:rsid w:val="00AA426A"/>
    <w:rsid w:val="00AA4326"/>
    <w:rsid w:val="00AA442D"/>
    <w:rsid w:val="00AA490E"/>
    <w:rsid w:val="00AA4C3E"/>
    <w:rsid w:val="00AA4EF3"/>
    <w:rsid w:val="00AA4F60"/>
    <w:rsid w:val="00AA5807"/>
    <w:rsid w:val="00AA58B6"/>
    <w:rsid w:val="00AA5D3B"/>
    <w:rsid w:val="00AA5FCD"/>
    <w:rsid w:val="00AA62EB"/>
    <w:rsid w:val="00AA67DB"/>
    <w:rsid w:val="00AA6A97"/>
    <w:rsid w:val="00AA6E6E"/>
    <w:rsid w:val="00AA7D2F"/>
    <w:rsid w:val="00AB0878"/>
    <w:rsid w:val="00AB0BF6"/>
    <w:rsid w:val="00AB0EDF"/>
    <w:rsid w:val="00AB1542"/>
    <w:rsid w:val="00AB25D0"/>
    <w:rsid w:val="00AB26E9"/>
    <w:rsid w:val="00AB2D5E"/>
    <w:rsid w:val="00AB3B94"/>
    <w:rsid w:val="00AB42B9"/>
    <w:rsid w:val="00AB4591"/>
    <w:rsid w:val="00AB4763"/>
    <w:rsid w:val="00AB49CC"/>
    <w:rsid w:val="00AB4C8E"/>
    <w:rsid w:val="00AB4ED0"/>
    <w:rsid w:val="00AB5057"/>
    <w:rsid w:val="00AB516C"/>
    <w:rsid w:val="00AB55A2"/>
    <w:rsid w:val="00AB5705"/>
    <w:rsid w:val="00AB5848"/>
    <w:rsid w:val="00AB59D0"/>
    <w:rsid w:val="00AB606A"/>
    <w:rsid w:val="00AB6CF9"/>
    <w:rsid w:val="00AB6D3F"/>
    <w:rsid w:val="00AB70BE"/>
    <w:rsid w:val="00AB7538"/>
    <w:rsid w:val="00AB760C"/>
    <w:rsid w:val="00AB77F7"/>
    <w:rsid w:val="00AB7814"/>
    <w:rsid w:val="00AB7A8A"/>
    <w:rsid w:val="00AB7AC0"/>
    <w:rsid w:val="00AB7E24"/>
    <w:rsid w:val="00AC2C8E"/>
    <w:rsid w:val="00AC2E88"/>
    <w:rsid w:val="00AC327B"/>
    <w:rsid w:val="00AC36D4"/>
    <w:rsid w:val="00AC39BF"/>
    <w:rsid w:val="00AC3E31"/>
    <w:rsid w:val="00AC4248"/>
    <w:rsid w:val="00AC4D76"/>
    <w:rsid w:val="00AC4E20"/>
    <w:rsid w:val="00AC5548"/>
    <w:rsid w:val="00AC5A8B"/>
    <w:rsid w:val="00AC5E68"/>
    <w:rsid w:val="00AC678D"/>
    <w:rsid w:val="00AC6830"/>
    <w:rsid w:val="00AC6994"/>
    <w:rsid w:val="00AC6EE4"/>
    <w:rsid w:val="00AC7402"/>
    <w:rsid w:val="00AC75AD"/>
    <w:rsid w:val="00AC7ED6"/>
    <w:rsid w:val="00AD0383"/>
    <w:rsid w:val="00AD0BD3"/>
    <w:rsid w:val="00AD12B6"/>
    <w:rsid w:val="00AD220B"/>
    <w:rsid w:val="00AD34BC"/>
    <w:rsid w:val="00AD3887"/>
    <w:rsid w:val="00AD4515"/>
    <w:rsid w:val="00AD767F"/>
    <w:rsid w:val="00AD7915"/>
    <w:rsid w:val="00AE07D2"/>
    <w:rsid w:val="00AE1670"/>
    <w:rsid w:val="00AE19F8"/>
    <w:rsid w:val="00AE213C"/>
    <w:rsid w:val="00AE2231"/>
    <w:rsid w:val="00AE2654"/>
    <w:rsid w:val="00AE2A04"/>
    <w:rsid w:val="00AE389E"/>
    <w:rsid w:val="00AE38A2"/>
    <w:rsid w:val="00AE4266"/>
    <w:rsid w:val="00AE4673"/>
    <w:rsid w:val="00AE4ECF"/>
    <w:rsid w:val="00AE4ED3"/>
    <w:rsid w:val="00AE50F8"/>
    <w:rsid w:val="00AE5188"/>
    <w:rsid w:val="00AE5473"/>
    <w:rsid w:val="00AE6322"/>
    <w:rsid w:val="00AE6406"/>
    <w:rsid w:val="00AE68CC"/>
    <w:rsid w:val="00AE7E47"/>
    <w:rsid w:val="00AE7EE3"/>
    <w:rsid w:val="00AF0410"/>
    <w:rsid w:val="00AF0FD7"/>
    <w:rsid w:val="00AF1812"/>
    <w:rsid w:val="00AF1D58"/>
    <w:rsid w:val="00AF1E73"/>
    <w:rsid w:val="00AF2580"/>
    <w:rsid w:val="00AF2B7E"/>
    <w:rsid w:val="00AF2BD9"/>
    <w:rsid w:val="00AF36A2"/>
    <w:rsid w:val="00AF3E56"/>
    <w:rsid w:val="00AF4759"/>
    <w:rsid w:val="00AF4966"/>
    <w:rsid w:val="00AF4FD1"/>
    <w:rsid w:val="00AF523A"/>
    <w:rsid w:val="00AF546E"/>
    <w:rsid w:val="00AF5564"/>
    <w:rsid w:val="00AF56C0"/>
    <w:rsid w:val="00AF5934"/>
    <w:rsid w:val="00AF5B77"/>
    <w:rsid w:val="00AF66F1"/>
    <w:rsid w:val="00AF6C6D"/>
    <w:rsid w:val="00AF6D04"/>
    <w:rsid w:val="00AF6F58"/>
    <w:rsid w:val="00AF7935"/>
    <w:rsid w:val="00AF7D9B"/>
    <w:rsid w:val="00AF7DC7"/>
    <w:rsid w:val="00AF9B02"/>
    <w:rsid w:val="00B00D61"/>
    <w:rsid w:val="00B00ECD"/>
    <w:rsid w:val="00B010B5"/>
    <w:rsid w:val="00B010DF"/>
    <w:rsid w:val="00B01712"/>
    <w:rsid w:val="00B01D2F"/>
    <w:rsid w:val="00B01F8B"/>
    <w:rsid w:val="00B02640"/>
    <w:rsid w:val="00B02D53"/>
    <w:rsid w:val="00B02E34"/>
    <w:rsid w:val="00B0304F"/>
    <w:rsid w:val="00B03643"/>
    <w:rsid w:val="00B03648"/>
    <w:rsid w:val="00B0390C"/>
    <w:rsid w:val="00B03E89"/>
    <w:rsid w:val="00B040CE"/>
    <w:rsid w:val="00B04110"/>
    <w:rsid w:val="00B04166"/>
    <w:rsid w:val="00B0420C"/>
    <w:rsid w:val="00B042D4"/>
    <w:rsid w:val="00B04501"/>
    <w:rsid w:val="00B047AF"/>
    <w:rsid w:val="00B0499A"/>
    <w:rsid w:val="00B04C03"/>
    <w:rsid w:val="00B04C68"/>
    <w:rsid w:val="00B04EB4"/>
    <w:rsid w:val="00B053E7"/>
    <w:rsid w:val="00B05953"/>
    <w:rsid w:val="00B05F8E"/>
    <w:rsid w:val="00B06124"/>
    <w:rsid w:val="00B068E9"/>
    <w:rsid w:val="00B06FC4"/>
    <w:rsid w:val="00B0798D"/>
    <w:rsid w:val="00B07AB7"/>
    <w:rsid w:val="00B07C74"/>
    <w:rsid w:val="00B07E6C"/>
    <w:rsid w:val="00B105AE"/>
    <w:rsid w:val="00B10B3A"/>
    <w:rsid w:val="00B10D2C"/>
    <w:rsid w:val="00B1170B"/>
    <w:rsid w:val="00B11848"/>
    <w:rsid w:val="00B11C33"/>
    <w:rsid w:val="00B11C94"/>
    <w:rsid w:val="00B11D29"/>
    <w:rsid w:val="00B11E21"/>
    <w:rsid w:val="00B1299E"/>
    <w:rsid w:val="00B12E90"/>
    <w:rsid w:val="00B12EF7"/>
    <w:rsid w:val="00B13170"/>
    <w:rsid w:val="00B13523"/>
    <w:rsid w:val="00B137DD"/>
    <w:rsid w:val="00B139D7"/>
    <w:rsid w:val="00B139EF"/>
    <w:rsid w:val="00B13ED4"/>
    <w:rsid w:val="00B14216"/>
    <w:rsid w:val="00B1432A"/>
    <w:rsid w:val="00B14423"/>
    <w:rsid w:val="00B146BA"/>
    <w:rsid w:val="00B146C0"/>
    <w:rsid w:val="00B14CA5"/>
    <w:rsid w:val="00B14CF4"/>
    <w:rsid w:val="00B14FF9"/>
    <w:rsid w:val="00B15BE7"/>
    <w:rsid w:val="00B15DCC"/>
    <w:rsid w:val="00B16668"/>
    <w:rsid w:val="00B1691A"/>
    <w:rsid w:val="00B16C4F"/>
    <w:rsid w:val="00B171B7"/>
    <w:rsid w:val="00B17429"/>
    <w:rsid w:val="00B17E72"/>
    <w:rsid w:val="00B201D1"/>
    <w:rsid w:val="00B2036C"/>
    <w:rsid w:val="00B20B20"/>
    <w:rsid w:val="00B20BB9"/>
    <w:rsid w:val="00B20D4F"/>
    <w:rsid w:val="00B214DF"/>
    <w:rsid w:val="00B21765"/>
    <w:rsid w:val="00B21B43"/>
    <w:rsid w:val="00B21EB7"/>
    <w:rsid w:val="00B220AD"/>
    <w:rsid w:val="00B22183"/>
    <w:rsid w:val="00B225B4"/>
    <w:rsid w:val="00B22820"/>
    <w:rsid w:val="00B22CA0"/>
    <w:rsid w:val="00B22CC4"/>
    <w:rsid w:val="00B22D1F"/>
    <w:rsid w:val="00B235E7"/>
    <w:rsid w:val="00B237E2"/>
    <w:rsid w:val="00B238FC"/>
    <w:rsid w:val="00B23B09"/>
    <w:rsid w:val="00B23C32"/>
    <w:rsid w:val="00B23EA2"/>
    <w:rsid w:val="00B24503"/>
    <w:rsid w:val="00B24F64"/>
    <w:rsid w:val="00B25840"/>
    <w:rsid w:val="00B2596D"/>
    <w:rsid w:val="00B25C1F"/>
    <w:rsid w:val="00B2602C"/>
    <w:rsid w:val="00B26592"/>
    <w:rsid w:val="00B26929"/>
    <w:rsid w:val="00B26F3C"/>
    <w:rsid w:val="00B27087"/>
    <w:rsid w:val="00B2729D"/>
    <w:rsid w:val="00B27AC7"/>
    <w:rsid w:val="00B27EC9"/>
    <w:rsid w:val="00B30360"/>
    <w:rsid w:val="00B304D6"/>
    <w:rsid w:val="00B30AE1"/>
    <w:rsid w:val="00B30BC3"/>
    <w:rsid w:val="00B30DF7"/>
    <w:rsid w:val="00B3128A"/>
    <w:rsid w:val="00B3165F"/>
    <w:rsid w:val="00B3170E"/>
    <w:rsid w:val="00B31898"/>
    <w:rsid w:val="00B31C34"/>
    <w:rsid w:val="00B31DAD"/>
    <w:rsid w:val="00B32623"/>
    <w:rsid w:val="00B32DF5"/>
    <w:rsid w:val="00B33045"/>
    <w:rsid w:val="00B33057"/>
    <w:rsid w:val="00B33087"/>
    <w:rsid w:val="00B33855"/>
    <w:rsid w:val="00B340CA"/>
    <w:rsid w:val="00B34205"/>
    <w:rsid w:val="00B34641"/>
    <w:rsid w:val="00B34A91"/>
    <w:rsid w:val="00B354CE"/>
    <w:rsid w:val="00B354D0"/>
    <w:rsid w:val="00B3553C"/>
    <w:rsid w:val="00B35918"/>
    <w:rsid w:val="00B362D0"/>
    <w:rsid w:val="00B367D6"/>
    <w:rsid w:val="00B36E2C"/>
    <w:rsid w:val="00B36ECB"/>
    <w:rsid w:val="00B37367"/>
    <w:rsid w:val="00B3795A"/>
    <w:rsid w:val="00B37A71"/>
    <w:rsid w:val="00B37F40"/>
    <w:rsid w:val="00B401B5"/>
    <w:rsid w:val="00B4028C"/>
    <w:rsid w:val="00B40297"/>
    <w:rsid w:val="00B40A4F"/>
    <w:rsid w:val="00B40D87"/>
    <w:rsid w:val="00B40DA3"/>
    <w:rsid w:val="00B42659"/>
    <w:rsid w:val="00B42771"/>
    <w:rsid w:val="00B42BD8"/>
    <w:rsid w:val="00B42CD0"/>
    <w:rsid w:val="00B42E5C"/>
    <w:rsid w:val="00B42F0D"/>
    <w:rsid w:val="00B4313F"/>
    <w:rsid w:val="00B439A7"/>
    <w:rsid w:val="00B43D50"/>
    <w:rsid w:val="00B43DA8"/>
    <w:rsid w:val="00B44A2C"/>
    <w:rsid w:val="00B44D37"/>
    <w:rsid w:val="00B44D3F"/>
    <w:rsid w:val="00B44ED5"/>
    <w:rsid w:val="00B44F39"/>
    <w:rsid w:val="00B451BD"/>
    <w:rsid w:val="00B4586D"/>
    <w:rsid w:val="00B45B4E"/>
    <w:rsid w:val="00B45DE5"/>
    <w:rsid w:val="00B45EB1"/>
    <w:rsid w:val="00B47986"/>
    <w:rsid w:val="00B47C06"/>
    <w:rsid w:val="00B47EFE"/>
    <w:rsid w:val="00B47F39"/>
    <w:rsid w:val="00B50396"/>
    <w:rsid w:val="00B50464"/>
    <w:rsid w:val="00B50888"/>
    <w:rsid w:val="00B50B46"/>
    <w:rsid w:val="00B50CC2"/>
    <w:rsid w:val="00B523B0"/>
    <w:rsid w:val="00B525E3"/>
    <w:rsid w:val="00B525F9"/>
    <w:rsid w:val="00B53296"/>
    <w:rsid w:val="00B5352F"/>
    <w:rsid w:val="00B53E5E"/>
    <w:rsid w:val="00B54070"/>
    <w:rsid w:val="00B54113"/>
    <w:rsid w:val="00B54114"/>
    <w:rsid w:val="00B54349"/>
    <w:rsid w:val="00B543BC"/>
    <w:rsid w:val="00B5569C"/>
    <w:rsid w:val="00B55911"/>
    <w:rsid w:val="00B55B7F"/>
    <w:rsid w:val="00B55E0F"/>
    <w:rsid w:val="00B55F88"/>
    <w:rsid w:val="00B560B4"/>
    <w:rsid w:val="00B5654E"/>
    <w:rsid w:val="00B56AC8"/>
    <w:rsid w:val="00B570D0"/>
    <w:rsid w:val="00B5719A"/>
    <w:rsid w:val="00B575D1"/>
    <w:rsid w:val="00B57721"/>
    <w:rsid w:val="00B57C36"/>
    <w:rsid w:val="00B60598"/>
    <w:rsid w:val="00B60719"/>
    <w:rsid w:val="00B60D99"/>
    <w:rsid w:val="00B616D7"/>
    <w:rsid w:val="00B636E1"/>
    <w:rsid w:val="00B639D7"/>
    <w:rsid w:val="00B64A9C"/>
    <w:rsid w:val="00B6504A"/>
    <w:rsid w:val="00B653C2"/>
    <w:rsid w:val="00B655FC"/>
    <w:rsid w:val="00B65852"/>
    <w:rsid w:val="00B65C84"/>
    <w:rsid w:val="00B66C3E"/>
    <w:rsid w:val="00B67485"/>
    <w:rsid w:val="00B67E72"/>
    <w:rsid w:val="00B7099C"/>
    <w:rsid w:val="00B70CFC"/>
    <w:rsid w:val="00B71D45"/>
    <w:rsid w:val="00B726A4"/>
    <w:rsid w:val="00B72B45"/>
    <w:rsid w:val="00B72D82"/>
    <w:rsid w:val="00B7305E"/>
    <w:rsid w:val="00B73D7F"/>
    <w:rsid w:val="00B74308"/>
    <w:rsid w:val="00B74B9E"/>
    <w:rsid w:val="00B74D1C"/>
    <w:rsid w:val="00B750EE"/>
    <w:rsid w:val="00B75764"/>
    <w:rsid w:val="00B75AD1"/>
    <w:rsid w:val="00B7626B"/>
    <w:rsid w:val="00B7636F"/>
    <w:rsid w:val="00B76928"/>
    <w:rsid w:val="00B76C16"/>
    <w:rsid w:val="00B77578"/>
    <w:rsid w:val="00B77BD7"/>
    <w:rsid w:val="00B77D64"/>
    <w:rsid w:val="00B80016"/>
    <w:rsid w:val="00B80021"/>
    <w:rsid w:val="00B80065"/>
    <w:rsid w:val="00B80E98"/>
    <w:rsid w:val="00B826CD"/>
    <w:rsid w:val="00B829E5"/>
    <w:rsid w:val="00B82DB8"/>
    <w:rsid w:val="00B82E59"/>
    <w:rsid w:val="00B831A0"/>
    <w:rsid w:val="00B83476"/>
    <w:rsid w:val="00B83C25"/>
    <w:rsid w:val="00B83E8B"/>
    <w:rsid w:val="00B83F24"/>
    <w:rsid w:val="00B8452F"/>
    <w:rsid w:val="00B84CB7"/>
    <w:rsid w:val="00B84E87"/>
    <w:rsid w:val="00B8607E"/>
    <w:rsid w:val="00B863F9"/>
    <w:rsid w:val="00B867AD"/>
    <w:rsid w:val="00B86BD6"/>
    <w:rsid w:val="00B86EC9"/>
    <w:rsid w:val="00B870CA"/>
    <w:rsid w:val="00B900C4"/>
    <w:rsid w:val="00B91063"/>
    <w:rsid w:val="00B91E19"/>
    <w:rsid w:val="00B91F75"/>
    <w:rsid w:val="00B92555"/>
    <w:rsid w:val="00B92961"/>
    <w:rsid w:val="00B9356C"/>
    <w:rsid w:val="00B93826"/>
    <w:rsid w:val="00B938FA"/>
    <w:rsid w:val="00B93D06"/>
    <w:rsid w:val="00B93F9F"/>
    <w:rsid w:val="00B94447"/>
    <w:rsid w:val="00B94558"/>
    <w:rsid w:val="00B9482C"/>
    <w:rsid w:val="00B94DF5"/>
    <w:rsid w:val="00B95113"/>
    <w:rsid w:val="00B95466"/>
    <w:rsid w:val="00B95E57"/>
    <w:rsid w:val="00B96224"/>
    <w:rsid w:val="00B96435"/>
    <w:rsid w:val="00B965F8"/>
    <w:rsid w:val="00B967B4"/>
    <w:rsid w:val="00B96A46"/>
    <w:rsid w:val="00B96D3A"/>
    <w:rsid w:val="00B97168"/>
    <w:rsid w:val="00B97387"/>
    <w:rsid w:val="00B97A02"/>
    <w:rsid w:val="00BA03AC"/>
    <w:rsid w:val="00BA07FD"/>
    <w:rsid w:val="00BA09F3"/>
    <w:rsid w:val="00BA0A52"/>
    <w:rsid w:val="00BA1733"/>
    <w:rsid w:val="00BA1895"/>
    <w:rsid w:val="00BA193F"/>
    <w:rsid w:val="00BA29BB"/>
    <w:rsid w:val="00BA2CEC"/>
    <w:rsid w:val="00BA314D"/>
    <w:rsid w:val="00BA35B7"/>
    <w:rsid w:val="00BA3A9A"/>
    <w:rsid w:val="00BA490A"/>
    <w:rsid w:val="00BA495B"/>
    <w:rsid w:val="00BA4A19"/>
    <w:rsid w:val="00BA5059"/>
    <w:rsid w:val="00BA52EE"/>
    <w:rsid w:val="00BA60B8"/>
    <w:rsid w:val="00BA68E9"/>
    <w:rsid w:val="00BA6B6D"/>
    <w:rsid w:val="00BA745A"/>
    <w:rsid w:val="00BA7A14"/>
    <w:rsid w:val="00BA7CD0"/>
    <w:rsid w:val="00BB010E"/>
    <w:rsid w:val="00BB07A9"/>
    <w:rsid w:val="00BB0AF4"/>
    <w:rsid w:val="00BB1353"/>
    <w:rsid w:val="00BB159A"/>
    <w:rsid w:val="00BB22D2"/>
    <w:rsid w:val="00BB23D9"/>
    <w:rsid w:val="00BB244D"/>
    <w:rsid w:val="00BB2841"/>
    <w:rsid w:val="00BB3887"/>
    <w:rsid w:val="00BB46C7"/>
    <w:rsid w:val="00BB483E"/>
    <w:rsid w:val="00BB4D20"/>
    <w:rsid w:val="00BB5229"/>
    <w:rsid w:val="00BB5543"/>
    <w:rsid w:val="00BB5B64"/>
    <w:rsid w:val="00BB61C0"/>
    <w:rsid w:val="00BB6362"/>
    <w:rsid w:val="00BB6B6A"/>
    <w:rsid w:val="00BB6DD9"/>
    <w:rsid w:val="00BB709D"/>
    <w:rsid w:val="00BB73A6"/>
    <w:rsid w:val="00BB7706"/>
    <w:rsid w:val="00BB7AF1"/>
    <w:rsid w:val="00BB7BA7"/>
    <w:rsid w:val="00BB7DEF"/>
    <w:rsid w:val="00BC072A"/>
    <w:rsid w:val="00BC0A17"/>
    <w:rsid w:val="00BC1082"/>
    <w:rsid w:val="00BC12C9"/>
    <w:rsid w:val="00BC1D38"/>
    <w:rsid w:val="00BC208E"/>
    <w:rsid w:val="00BC2248"/>
    <w:rsid w:val="00BC2571"/>
    <w:rsid w:val="00BC30D7"/>
    <w:rsid w:val="00BC436C"/>
    <w:rsid w:val="00BC49B4"/>
    <w:rsid w:val="00BC49E2"/>
    <w:rsid w:val="00BC4BD2"/>
    <w:rsid w:val="00BC4CC5"/>
    <w:rsid w:val="00BC4DA4"/>
    <w:rsid w:val="00BC4FF1"/>
    <w:rsid w:val="00BC5120"/>
    <w:rsid w:val="00BC5B92"/>
    <w:rsid w:val="00BC5C73"/>
    <w:rsid w:val="00BC5DEA"/>
    <w:rsid w:val="00BC667A"/>
    <w:rsid w:val="00BC6CA6"/>
    <w:rsid w:val="00BC72AA"/>
    <w:rsid w:val="00BC76EC"/>
    <w:rsid w:val="00BC7948"/>
    <w:rsid w:val="00BC7BBD"/>
    <w:rsid w:val="00BC7E2B"/>
    <w:rsid w:val="00BC7EF3"/>
    <w:rsid w:val="00BC7F71"/>
    <w:rsid w:val="00BD05A8"/>
    <w:rsid w:val="00BD0637"/>
    <w:rsid w:val="00BD08F1"/>
    <w:rsid w:val="00BD0A99"/>
    <w:rsid w:val="00BD1361"/>
    <w:rsid w:val="00BD2185"/>
    <w:rsid w:val="00BD2FCE"/>
    <w:rsid w:val="00BD3246"/>
    <w:rsid w:val="00BD3B4C"/>
    <w:rsid w:val="00BD3EB5"/>
    <w:rsid w:val="00BD5AE7"/>
    <w:rsid w:val="00BD6396"/>
    <w:rsid w:val="00BD6A7C"/>
    <w:rsid w:val="00BD7312"/>
    <w:rsid w:val="00BD7D4F"/>
    <w:rsid w:val="00BE0671"/>
    <w:rsid w:val="00BE1071"/>
    <w:rsid w:val="00BE1762"/>
    <w:rsid w:val="00BE17C0"/>
    <w:rsid w:val="00BE17ED"/>
    <w:rsid w:val="00BE198B"/>
    <w:rsid w:val="00BE252B"/>
    <w:rsid w:val="00BE33DD"/>
    <w:rsid w:val="00BE40D7"/>
    <w:rsid w:val="00BE44B2"/>
    <w:rsid w:val="00BE4573"/>
    <w:rsid w:val="00BE465D"/>
    <w:rsid w:val="00BE503A"/>
    <w:rsid w:val="00BE508A"/>
    <w:rsid w:val="00BE5855"/>
    <w:rsid w:val="00BE61C3"/>
    <w:rsid w:val="00BE63CB"/>
    <w:rsid w:val="00BE6852"/>
    <w:rsid w:val="00BE725C"/>
    <w:rsid w:val="00BE7851"/>
    <w:rsid w:val="00BF05DF"/>
    <w:rsid w:val="00BF07EC"/>
    <w:rsid w:val="00BF22A5"/>
    <w:rsid w:val="00BF28ED"/>
    <w:rsid w:val="00BF2C44"/>
    <w:rsid w:val="00BF3224"/>
    <w:rsid w:val="00BF343C"/>
    <w:rsid w:val="00BF36B3"/>
    <w:rsid w:val="00BF3FB7"/>
    <w:rsid w:val="00BF465E"/>
    <w:rsid w:val="00BF46B0"/>
    <w:rsid w:val="00BF4720"/>
    <w:rsid w:val="00BF4F44"/>
    <w:rsid w:val="00BF5496"/>
    <w:rsid w:val="00BF5CF8"/>
    <w:rsid w:val="00BF5E15"/>
    <w:rsid w:val="00BF634E"/>
    <w:rsid w:val="00BF64CA"/>
    <w:rsid w:val="00BF6566"/>
    <w:rsid w:val="00BF664F"/>
    <w:rsid w:val="00BF6940"/>
    <w:rsid w:val="00BF6983"/>
    <w:rsid w:val="00BF6C51"/>
    <w:rsid w:val="00BF6C8F"/>
    <w:rsid w:val="00BF7396"/>
    <w:rsid w:val="00C005BF"/>
    <w:rsid w:val="00C006F4"/>
    <w:rsid w:val="00C00815"/>
    <w:rsid w:val="00C01D88"/>
    <w:rsid w:val="00C01FC5"/>
    <w:rsid w:val="00C02086"/>
    <w:rsid w:val="00C02568"/>
    <w:rsid w:val="00C0343C"/>
    <w:rsid w:val="00C045DC"/>
    <w:rsid w:val="00C04B5A"/>
    <w:rsid w:val="00C04C6F"/>
    <w:rsid w:val="00C05161"/>
    <w:rsid w:val="00C057C9"/>
    <w:rsid w:val="00C05DC0"/>
    <w:rsid w:val="00C0633F"/>
    <w:rsid w:val="00C0642E"/>
    <w:rsid w:val="00C06441"/>
    <w:rsid w:val="00C06631"/>
    <w:rsid w:val="00C06676"/>
    <w:rsid w:val="00C0670F"/>
    <w:rsid w:val="00C06CEA"/>
    <w:rsid w:val="00C10439"/>
    <w:rsid w:val="00C1095B"/>
    <w:rsid w:val="00C1098C"/>
    <w:rsid w:val="00C109BE"/>
    <w:rsid w:val="00C10F5A"/>
    <w:rsid w:val="00C10F85"/>
    <w:rsid w:val="00C11218"/>
    <w:rsid w:val="00C11242"/>
    <w:rsid w:val="00C1155A"/>
    <w:rsid w:val="00C1165E"/>
    <w:rsid w:val="00C11787"/>
    <w:rsid w:val="00C11906"/>
    <w:rsid w:val="00C126B0"/>
    <w:rsid w:val="00C13742"/>
    <w:rsid w:val="00C137F7"/>
    <w:rsid w:val="00C13B70"/>
    <w:rsid w:val="00C13BA8"/>
    <w:rsid w:val="00C13E20"/>
    <w:rsid w:val="00C1439D"/>
    <w:rsid w:val="00C14413"/>
    <w:rsid w:val="00C14414"/>
    <w:rsid w:val="00C145A7"/>
    <w:rsid w:val="00C14B5C"/>
    <w:rsid w:val="00C15112"/>
    <w:rsid w:val="00C15878"/>
    <w:rsid w:val="00C1589B"/>
    <w:rsid w:val="00C15C7F"/>
    <w:rsid w:val="00C165E4"/>
    <w:rsid w:val="00C169CF"/>
    <w:rsid w:val="00C16C3D"/>
    <w:rsid w:val="00C16EF5"/>
    <w:rsid w:val="00C173FC"/>
    <w:rsid w:val="00C17D52"/>
    <w:rsid w:val="00C17FA3"/>
    <w:rsid w:val="00C1B976"/>
    <w:rsid w:val="00C1BAED"/>
    <w:rsid w:val="00C20874"/>
    <w:rsid w:val="00C20A93"/>
    <w:rsid w:val="00C2140B"/>
    <w:rsid w:val="00C218B1"/>
    <w:rsid w:val="00C22400"/>
    <w:rsid w:val="00C2257D"/>
    <w:rsid w:val="00C22C60"/>
    <w:rsid w:val="00C22D02"/>
    <w:rsid w:val="00C2336C"/>
    <w:rsid w:val="00C23441"/>
    <w:rsid w:val="00C23473"/>
    <w:rsid w:val="00C23515"/>
    <w:rsid w:val="00C23B9C"/>
    <w:rsid w:val="00C246B4"/>
    <w:rsid w:val="00C24AF0"/>
    <w:rsid w:val="00C24CA8"/>
    <w:rsid w:val="00C24E7B"/>
    <w:rsid w:val="00C250A5"/>
    <w:rsid w:val="00C26713"/>
    <w:rsid w:val="00C27036"/>
    <w:rsid w:val="00C27065"/>
    <w:rsid w:val="00C27443"/>
    <w:rsid w:val="00C27764"/>
    <w:rsid w:val="00C27EE5"/>
    <w:rsid w:val="00C302D0"/>
    <w:rsid w:val="00C307EE"/>
    <w:rsid w:val="00C30CA8"/>
    <w:rsid w:val="00C30ECD"/>
    <w:rsid w:val="00C31F90"/>
    <w:rsid w:val="00C32500"/>
    <w:rsid w:val="00C32A8E"/>
    <w:rsid w:val="00C32C0C"/>
    <w:rsid w:val="00C333F7"/>
    <w:rsid w:val="00C33676"/>
    <w:rsid w:val="00C33B2B"/>
    <w:rsid w:val="00C34C49"/>
    <w:rsid w:val="00C34FD0"/>
    <w:rsid w:val="00C352A0"/>
    <w:rsid w:val="00C35433"/>
    <w:rsid w:val="00C35E30"/>
    <w:rsid w:val="00C36432"/>
    <w:rsid w:val="00C36C21"/>
    <w:rsid w:val="00C405B0"/>
    <w:rsid w:val="00C40D03"/>
    <w:rsid w:val="00C4138D"/>
    <w:rsid w:val="00C414FE"/>
    <w:rsid w:val="00C4184C"/>
    <w:rsid w:val="00C41E83"/>
    <w:rsid w:val="00C42570"/>
    <w:rsid w:val="00C425C3"/>
    <w:rsid w:val="00C42739"/>
    <w:rsid w:val="00C428E1"/>
    <w:rsid w:val="00C42DA2"/>
    <w:rsid w:val="00C42DDF"/>
    <w:rsid w:val="00C43250"/>
    <w:rsid w:val="00C43299"/>
    <w:rsid w:val="00C43716"/>
    <w:rsid w:val="00C44695"/>
    <w:rsid w:val="00C44802"/>
    <w:rsid w:val="00C44A48"/>
    <w:rsid w:val="00C44AF0"/>
    <w:rsid w:val="00C44B75"/>
    <w:rsid w:val="00C4518B"/>
    <w:rsid w:val="00C45D04"/>
    <w:rsid w:val="00C464A6"/>
    <w:rsid w:val="00C46854"/>
    <w:rsid w:val="00C46BAB"/>
    <w:rsid w:val="00C46E76"/>
    <w:rsid w:val="00C470B6"/>
    <w:rsid w:val="00C475CA"/>
    <w:rsid w:val="00C47654"/>
    <w:rsid w:val="00C4788F"/>
    <w:rsid w:val="00C479AF"/>
    <w:rsid w:val="00C479EA"/>
    <w:rsid w:val="00C47B1C"/>
    <w:rsid w:val="00C47CAD"/>
    <w:rsid w:val="00C50117"/>
    <w:rsid w:val="00C5034B"/>
    <w:rsid w:val="00C50435"/>
    <w:rsid w:val="00C512D4"/>
    <w:rsid w:val="00C5166D"/>
    <w:rsid w:val="00C51B21"/>
    <w:rsid w:val="00C52544"/>
    <w:rsid w:val="00C528C1"/>
    <w:rsid w:val="00C52F46"/>
    <w:rsid w:val="00C5310A"/>
    <w:rsid w:val="00C537FF"/>
    <w:rsid w:val="00C539B7"/>
    <w:rsid w:val="00C53D63"/>
    <w:rsid w:val="00C5408D"/>
    <w:rsid w:val="00C54490"/>
    <w:rsid w:val="00C54960"/>
    <w:rsid w:val="00C54D32"/>
    <w:rsid w:val="00C550A2"/>
    <w:rsid w:val="00C551DC"/>
    <w:rsid w:val="00C553C3"/>
    <w:rsid w:val="00C55AF9"/>
    <w:rsid w:val="00C56697"/>
    <w:rsid w:val="00C56BEE"/>
    <w:rsid w:val="00C57114"/>
    <w:rsid w:val="00C57381"/>
    <w:rsid w:val="00C5739C"/>
    <w:rsid w:val="00C57B17"/>
    <w:rsid w:val="00C603DC"/>
    <w:rsid w:val="00C60813"/>
    <w:rsid w:val="00C612AC"/>
    <w:rsid w:val="00C616E3"/>
    <w:rsid w:val="00C61C6B"/>
    <w:rsid w:val="00C61D63"/>
    <w:rsid w:val="00C6257C"/>
    <w:rsid w:val="00C62700"/>
    <w:rsid w:val="00C62C3C"/>
    <w:rsid w:val="00C632DB"/>
    <w:rsid w:val="00C635A9"/>
    <w:rsid w:val="00C63AEC"/>
    <w:rsid w:val="00C64608"/>
    <w:rsid w:val="00C66225"/>
    <w:rsid w:val="00C6673F"/>
    <w:rsid w:val="00C66B4C"/>
    <w:rsid w:val="00C66D15"/>
    <w:rsid w:val="00C6701D"/>
    <w:rsid w:val="00C6769C"/>
    <w:rsid w:val="00C67ECA"/>
    <w:rsid w:val="00C70503"/>
    <w:rsid w:val="00C70EA5"/>
    <w:rsid w:val="00C7163F"/>
    <w:rsid w:val="00C71B80"/>
    <w:rsid w:val="00C72098"/>
    <w:rsid w:val="00C72280"/>
    <w:rsid w:val="00C72B38"/>
    <w:rsid w:val="00C72D80"/>
    <w:rsid w:val="00C72E2F"/>
    <w:rsid w:val="00C72F1E"/>
    <w:rsid w:val="00C73BCE"/>
    <w:rsid w:val="00C73C7D"/>
    <w:rsid w:val="00C74577"/>
    <w:rsid w:val="00C746BA"/>
    <w:rsid w:val="00C7470F"/>
    <w:rsid w:val="00C7485B"/>
    <w:rsid w:val="00C74A7B"/>
    <w:rsid w:val="00C75249"/>
    <w:rsid w:val="00C75AFD"/>
    <w:rsid w:val="00C75DC4"/>
    <w:rsid w:val="00C76147"/>
    <w:rsid w:val="00C76994"/>
    <w:rsid w:val="00C772AD"/>
    <w:rsid w:val="00C7771B"/>
    <w:rsid w:val="00C80555"/>
    <w:rsid w:val="00C80993"/>
    <w:rsid w:val="00C80E23"/>
    <w:rsid w:val="00C812F2"/>
    <w:rsid w:val="00C81C9D"/>
    <w:rsid w:val="00C820B2"/>
    <w:rsid w:val="00C82B0C"/>
    <w:rsid w:val="00C82F8A"/>
    <w:rsid w:val="00C830DC"/>
    <w:rsid w:val="00C83125"/>
    <w:rsid w:val="00C831E6"/>
    <w:rsid w:val="00C8370A"/>
    <w:rsid w:val="00C83DB8"/>
    <w:rsid w:val="00C83FF7"/>
    <w:rsid w:val="00C8401D"/>
    <w:rsid w:val="00C842C1"/>
    <w:rsid w:val="00C84CC2"/>
    <w:rsid w:val="00C853AB"/>
    <w:rsid w:val="00C85591"/>
    <w:rsid w:val="00C8571F"/>
    <w:rsid w:val="00C85800"/>
    <w:rsid w:val="00C862C2"/>
    <w:rsid w:val="00C8643A"/>
    <w:rsid w:val="00C86CB2"/>
    <w:rsid w:val="00C8752C"/>
    <w:rsid w:val="00C877B4"/>
    <w:rsid w:val="00C8BD67"/>
    <w:rsid w:val="00C902AF"/>
    <w:rsid w:val="00C90BD4"/>
    <w:rsid w:val="00C90D8D"/>
    <w:rsid w:val="00C90DD2"/>
    <w:rsid w:val="00C90F01"/>
    <w:rsid w:val="00C90F59"/>
    <w:rsid w:val="00C90FF9"/>
    <w:rsid w:val="00C916FD"/>
    <w:rsid w:val="00C921E9"/>
    <w:rsid w:val="00C92220"/>
    <w:rsid w:val="00C92266"/>
    <w:rsid w:val="00C922A9"/>
    <w:rsid w:val="00C92507"/>
    <w:rsid w:val="00C9292D"/>
    <w:rsid w:val="00C92A0D"/>
    <w:rsid w:val="00C9317E"/>
    <w:rsid w:val="00C9384F"/>
    <w:rsid w:val="00C93BFB"/>
    <w:rsid w:val="00C93C85"/>
    <w:rsid w:val="00C93E68"/>
    <w:rsid w:val="00C9404C"/>
    <w:rsid w:val="00C9468B"/>
    <w:rsid w:val="00C94ED3"/>
    <w:rsid w:val="00C94EEC"/>
    <w:rsid w:val="00C951F3"/>
    <w:rsid w:val="00C95492"/>
    <w:rsid w:val="00C955B3"/>
    <w:rsid w:val="00C95B31"/>
    <w:rsid w:val="00C96142"/>
    <w:rsid w:val="00C9636D"/>
    <w:rsid w:val="00C968C0"/>
    <w:rsid w:val="00C96FD6"/>
    <w:rsid w:val="00C970FD"/>
    <w:rsid w:val="00C9788D"/>
    <w:rsid w:val="00C97A2B"/>
    <w:rsid w:val="00C97AA5"/>
    <w:rsid w:val="00C97B0D"/>
    <w:rsid w:val="00C97BC0"/>
    <w:rsid w:val="00C97BF9"/>
    <w:rsid w:val="00CA038D"/>
    <w:rsid w:val="00CA07D5"/>
    <w:rsid w:val="00CA0AB0"/>
    <w:rsid w:val="00CA14C1"/>
    <w:rsid w:val="00CA20BF"/>
    <w:rsid w:val="00CA2108"/>
    <w:rsid w:val="00CA2846"/>
    <w:rsid w:val="00CA286C"/>
    <w:rsid w:val="00CA333F"/>
    <w:rsid w:val="00CA3D2C"/>
    <w:rsid w:val="00CA4628"/>
    <w:rsid w:val="00CA4E07"/>
    <w:rsid w:val="00CA52E3"/>
    <w:rsid w:val="00CA5527"/>
    <w:rsid w:val="00CA5617"/>
    <w:rsid w:val="00CA5AE7"/>
    <w:rsid w:val="00CA5F04"/>
    <w:rsid w:val="00CA63F7"/>
    <w:rsid w:val="00CA6434"/>
    <w:rsid w:val="00CA6ED0"/>
    <w:rsid w:val="00CA772A"/>
    <w:rsid w:val="00CA78F2"/>
    <w:rsid w:val="00CA7A74"/>
    <w:rsid w:val="00CB035E"/>
    <w:rsid w:val="00CB0500"/>
    <w:rsid w:val="00CB0991"/>
    <w:rsid w:val="00CB0A22"/>
    <w:rsid w:val="00CB0A26"/>
    <w:rsid w:val="00CB0D9F"/>
    <w:rsid w:val="00CB100D"/>
    <w:rsid w:val="00CB1814"/>
    <w:rsid w:val="00CB229F"/>
    <w:rsid w:val="00CB2778"/>
    <w:rsid w:val="00CB2B2F"/>
    <w:rsid w:val="00CB32CF"/>
    <w:rsid w:val="00CB33CA"/>
    <w:rsid w:val="00CB3443"/>
    <w:rsid w:val="00CB3492"/>
    <w:rsid w:val="00CB3C41"/>
    <w:rsid w:val="00CB4CC0"/>
    <w:rsid w:val="00CB51AB"/>
    <w:rsid w:val="00CB5326"/>
    <w:rsid w:val="00CB5B1C"/>
    <w:rsid w:val="00CB5EF5"/>
    <w:rsid w:val="00CB66DE"/>
    <w:rsid w:val="00CB680D"/>
    <w:rsid w:val="00CB6923"/>
    <w:rsid w:val="00CB6C04"/>
    <w:rsid w:val="00CB7CD9"/>
    <w:rsid w:val="00CB7D9D"/>
    <w:rsid w:val="00CC090C"/>
    <w:rsid w:val="00CC0DC3"/>
    <w:rsid w:val="00CC0EBD"/>
    <w:rsid w:val="00CC154E"/>
    <w:rsid w:val="00CC17D7"/>
    <w:rsid w:val="00CC1824"/>
    <w:rsid w:val="00CC1C29"/>
    <w:rsid w:val="00CC1E75"/>
    <w:rsid w:val="00CC1F23"/>
    <w:rsid w:val="00CC20DB"/>
    <w:rsid w:val="00CC290A"/>
    <w:rsid w:val="00CC297F"/>
    <w:rsid w:val="00CC29C0"/>
    <w:rsid w:val="00CC2B68"/>
    <w:rsid w:val="00CC3063"/>
    <w:rsid w:val="00CC3463"/>
    <w:rsid w:val="00CC3574"/>
    <w:rsid w:val="00CC3863"/>
    <w:rsid w:val="00CC3A61"/>
    <w:rsid w:val="00CC3FCD"/>
    <w:rsid w:val="00CC4345"/>
    <w:rsid w:val="00CC491E"/>
    <w:rsid w:val="00CC5CFF"/>
    <w:rsid w:val="00CC5DD3"/>
    <w:rsid w:val="00CC5FDB"/>
    <w:rsid w:val="00CC6154"/>
    <w:rsid w:val="00CC6596"/>
    <w:rsid w:val="00CC7702"/>
    <w:rsid w:val="00CC7C6E"/>
    <w:rsid w:val="00CC7D16"/>
    <w:rsid w:val="00CD0126"/>
    <w:rsid w:val="00CD1103"/>
    <w:rsid w:val="00CD15E8"/>
    <w:rsid w:val="00CD162E"/>
    <w:rsid w:val="00CD16E6"/>
    <w:rsid w:val="00CD2253"/>
    <w:rsid w:val="00CD22AD"/>
    <w:rsid w:val="00CD239E"/>
    <w:rsid w:val="00CD25CA"/>
    <w:rsid w:val="00CD2ADA"/>
    <w:rsid w:val="00CD2DE7"/>
    <w:rsid w:val="00CD30E5"/>
    <w:rsid w:val="00CD3117"/>
    <w:rsid w:val="00CD31CF"/>
    <w:rsid w:val="00CD32D4"/>
    <w:rsid w:val="00CD3945"/>
    <w:rsid w:val="00CD3AFB"/>
    <w:rsid w:val="00CD3ECE"/>
    <w:rsid w:val="00CD4AF5"/>
    <w:rsid w:val="00CD616D"/>
    <w:rsid w:val="00CD6630"/>
    <w:rsid w:val="00CD6B36"/>
    <w:rsid w:val="00CD6E65"/>
    <w:rsid w:val="00CD7984"/>
    <w:rsid w:val="00CE00BE"/>
    <w:rsid w:val="00CE00D5"/>
    <w:rsid w:val="00CE0440"/>
    <w:rsid w:val="00CE04CD"/>
    <w:rsid w:val="00CE0598"/>
    <w:rsid w:val="00CE075A"/>
    <w:rsid w:val="00CE08B0"/>
    <w:rsid w:val="00CE18C8"/>
    <w:rsid w:val="00CE3010"/>
    <w:rsid w:val="00CE3254"/>
    <w:rsid w:val="00CE331E"/>
    <w:rsid w:val="00CE3430"/>
    <w:rsid w:val="00CE3ACB"/>
    <w:rsid w:val="00CE4053"/>
    <w:rsid w:val="00CE4776"/>
    <w:rsid w:val="00CE4AAF"/>
    <w:rsid w:val="00CE51A7"/>
    <w:rsid w:val="00CE5BD9"/>
    <w:rsid w:val="00CE6BE5"/>
    <w:rsid w:val="00CE7030"/>
    <w:rsid w:val="00CE74C0"/>
    <w:rsid w:val="00CE7698"/>
    <w:rsid w:val="00CF0039"/>
    <w:rsid w:val="00CF0080"/>
    <w:rsid w:val="00CF010A"/>
    <w:rsid w:val="00CF03E8"/>
    <w:rsid w:val="00CF0BC0"/>
    <w:rsid w:val="00CF0C08"/>
    <w:rsid w:val="00CF0D45"/>
    <w:rsid w:val="00CF0EFD"/>
    <w:rsid w:val="00CF1068"/>
    <w:rsid w:val="00CF1531"/>
    <w:rsid w:val="00CF201D"/>
    <w:rsid w:val="00CF22E6"/>
    <w:rsid w:val="00CF2C1C"/>
    <w:rsid w:val="00CF30DB"/>
    <w:rsid w:val="00CF31F6"/>
    <w:rsid w:val="00CF36A9"/>
    <w:rsid w:val="00CF3D80"/>
    <w:rsid w:val="00CF4170"/>
    <w:rsid w:val="00CF44BC"/>
    <w:rsid w:val="00CF48DF"/>
    <w:rsid w:val="00CF4FEB"/>
    <w:rsid w:val="00CF5185"/>
    <w:rsid w:val="00CF54BC"/>
    <w:rsid w:val="00CF58E9"/>
    <w:rsid w:val="00CF5DAB"/>
    <w:rsid w:val="00CF60B9"/>
    <w:rsid w:val="00CF6265"/>
    <w:rsid w:val="00CF651D"/>
    <w:rsid w:val="00CF6CBC"/>
    <w:rsid w:val="00CF76EC"/>
    <w:rsid w:val="00D00CDC"/>
    <w:rsid w:val="00D00E22"/>
    <w:rsid w:val="00D00F46"/>
    <w:rsid w:val="00D011B6"/>
    <w:rsid w:val="00D020E7"/>
    <w:rsid w:val="00D02A43"/>
    <w:rsid w:val="00D03775"/>
    <w:rsid w:val="00D056BC"/>
    <w:rsid w:val="00D0599B"/>
    <w:rsid w:val="00D060F6"/>
    <w:rsid w:val="00D06522"/>
    <w:rsid w:val="00D06CC4"/>
    <w:rsid w:val="00D06DAA"/>
    <w:rsid w:val="00D07C3B"/>
    <w:rsid w:val="00D101D3"/>
    <w:rsid w:val="00D10E8F"/>
    <w:rsid w:val="00D11198"/>
    <w:rsid w:val="00D115D6"/>
    <w:rsid w:val="00D11664"/>
    <w:rsid w:val="00D119FB"/>
    <w:rsid w:val="00D12439"/>
    <w:rsid w:val="00D127C3"/>
    <w:rsid w:val="00D13419"/>
    <w:rsid w:val="00D137B5"/>
    <w:rsid w:val="00D13D0D"/>
    <w:rsid w:val="00D142A4"/>
    <w:rsid w:val="00D14C4C"/>
    <w:rsid w:val="00D14E3C"/>
    <w:rsid w:val="00D15270"/>
    <w:rsid w:val="00D155D3"/>
    <w:rsid w:val="00D15D1E"/>
    <w:rsid w:val="00D160E2"/>
    <w:rsid w:val="00D16387"/>
    <w:rsid w:val="00D163C8"/>
    <w:rsid w:val="00D16A55"/>
    <w:rsid w:val="00D16D6D"/>
    <w:rsid w:val="00D17A53"/>
    <w:rsid w:val="00D17FE0"/>
    <w:rsid w:val="00D17FEE"/>
    <w:rsid w:val="00D208B2"/>
    <w:rsid w:val="00D20F5B"/>
    <w:rsid w:val="00D212FA"/>
    <w:rsid w:val="00D21786"/>
    <w:rsid w:val="00D21BAF"/>
    <w:rsid w:val="00D21D5E"/>
    <w:rsid w:val="00D2244E"/>
    <w:rsid w:val="00D22F2A"/>
    <w:rsid w:val="00D23355"/>
    <w:rsid w:val="00D23686"/>
    <w:rsid w:val="00D23F65"/>
    <w:rsid w:val="00D24063"/>
    <w:rsid w:val="00D24573"/>
    <w:rsid w:val="00D2470A"/>
    <w:rsid w:val="00D24F8B"/>
    <w:rsid w:val="00D25865"/>
    <w:rsid w:val="00D25A0F"/>
    <w:rsid w:val="00D25D70"/>
    <w:rsid w:val="00D25EDE"/>
    <w:rsid w:val="00D269A5"/>
    <w:rsid w:val="00D31056"/>
    <w:rsid w:val="00D3153B"/>
    <w:rsid w:val="00D316D4"/>
    <w:rsid w:val="00D3280E"/>
    <w:rsid w:val="00D33186"/>
    <w:rsid w:val="00D337F3"/>
    <w:rsid w:val="00D34003"/>
    <w:rsid w:val="00D358F4"/>
    <w:rsid w:val="00D37395"/>
    <w:rsid w:val="00D3783B"/>
    <w:rsid w:val="00D37C30"/>
    <w:rsid w:val="00D403CC"/>
    <w:rsid w:val="00D405BD"/>
    <w:rsid w:val="00D405FD"/>
    <w:rsid w:val="00D40701"/>
    <w:rsid w:val="00D407E9"/>
    <w:rsid w:val="00D40A71"/>
    <w:rsid w:val="00D40C96"/>
    <w:rsid w:val="00D40F0E"/>
    <w:rsid w:val="00D40F62"/>
    <w:rsid w:val="00D41649"/>
    <w:rsid w:val="00D41DCB"/>
    <w:rsid w:val="00D41F7F"/>
    <w:rsid w:val="00D42222"/>
    <w:rsid w:val="00D424D3"/>
    <w:rsid w:val="00D42BA1"/>
    <w:rsid w:val="00D42D4C"/>
    <w:rsid w:val="00D42F22"/>
    <w:rsid w:val="00D437A2"/>
    <w:rsid w:val="00D43824"/>
    <w:rsid w:val="00D43D98"/>
    <w:rsid w:val="00D446DC"/>
    <w:rsid w:val="00D45D73"/>
    <w:rsid w:val="00D46281"/>
    <w:rsid w:val="00D46CDE"/>
    <w:rsid w:val="00D4765F"/>
    <w:rsid w:val="00D47B2F"/>
    <w:rsid w:val="00D49A77"/>
    <w:rsid w:val="00D500CC"/>
    <w:rsid w:val="00D50AEB"/>
    <w:rsid w:val="00D51087"/>
    <w:rsid w:val="00D51279"/>
    <w:rsid w:val="00D5128E"/>
    <w:rsid w:val="00D51305"/>
    <w:rsid w:val="00D519E2"/>
    <w:rsid w:val="00D51E6E"/>
    <w:rsid w:val="00D51F66"/>
    <w:rsid w:val="00D52D14"/>
    <w:rsid w:val="00D53AF9"/>
    <w:rsid w:val="00D53B07"/>
    <w:rsid w:val="00D543D7"/>
    <w:rsid w:val="00D54740"/>
    <w:rsid w:val="00D5479B"/>
    <w:rsid w:val="00D550EB"/>
    <w:rsid w:val="00D55D53"/>
    <w:rsid w:val="00D5660F"/>
    <w:rsid w:val="00D56B56"/>
    <w:rsid w:val="00D56DCB"/>
    <w:rsid w:val="00D57422"/>
    <w:rsid w:val="00D57B66"/>
    <w:rsid w:val="00D600FC"/>
    <w:rsid w:val="00D6034E"/>
    <w:rsid w:val="00D60E6C"/>
    <w:rsid w:val="00D61341"/>
    <w:rsid w:val="00D622C4"/>
    <w:rsid w:val="00D6284B"/>
    <w:rsid w:val="00D638CF"/>
    <w:rsid w:val="00D63A76"/>
    <w:rsid w:val="00D6408D"/>
    <w:rsid w:val="00D64456"/>
    <w:rsid w:val="00D65854"/>
    <w:rsid w:val="00D6590D"/>
    <w:rsid w:val="00D662AB"/>
    <w:rsid w:val="00D662B1"/>
    <w:rsid w:val="00D662C5"/>
    <w:rsid w:val="00D66884"/>
    <w:rsid w:val="00D66DC9"/>
    <w:rsid w:val="00D66FCF"/>
    <w:rsid w:val="00D67042"/>
    <w:rsid w:val="00D680D0"/>
    <w:rsid w:val="00D70236"/>
    <w:rsid w:val="00D702BE"/>
    <w:rsid w:val="00D7060C"/>
    <w:rsid w:val="00D71044"/>
    <w:rsid w:val="00D71752"/>
    <w:rsid w:val="00D71A9E"/>
    <w:rsid w:val="00D71D4B"/>
    <w:rsid w:val="00D71E9E"/>
    <w:rsid w:val="00D72040"/>
    <w:rsid w:val="00D7256D"/>
    <w:rsid w:val="00D725A7"/>
    <w:rsid w:val="00D7269E"/>
    <w:rsid w:val="00D72743"/>
    <w:rsid w:val="00D72AF1"/>
    <w:rsid w:val="00D730B8"/>
    <w:rsid w:val="00D73192"/>
    <w:rsid w:val="00D736E2"/>
    <w:rsid w:val="00D73F48"/>
    <w:rsid w:val="00D7405C"/>
    <w:rsid w:val="00D75407"/>
    <w:rsid w:val="00D75DA7"/>
    <w:rsid w:val="00D75EA1"/>
    <w:rsid w:val="00D7604A"/>
    <w:rsid w:val="00D76174"/>
    <w:rsid w:val="00D76847"/>
    <w:rsid w:val="00D76D56"/>
    <w:rsid w:val="00D776CE"/>
    <w:rsid w:val="00D77D0A"/>
    <w:rsid w:val="00D8013E"/>
    <w:rsid w:val="00D81019"/>
    <w:rsid w:val="00D8203F"/>
    <w:rsid w:val="00D82363"/>
    <w:rsid w:val="00D82912"/>
    <w:rsid w:val="00D82921"/>
    <w:rsid w:val="00D8299E"/>
    <w:rsid w:val="00D83210"/>
    <w:rsid w:val="00D83286"/>
    <w:rsid w:val="00D83954"/>
    <w:rsid w:val="00D83A5F"/>
    <w:rsid w:val="00D83F3C"/>
    <w:rsid w:val="00D8520C"/>
    <w:rsid w:val="00D8558A"/>
    <w:rsid w:val="00D85A10"/>
    <w:rsid w:val="00D85AA0"/>
    <w:rsid w:val="00D85E5F"/>
    <w:rsid w:val="00D860FE"/>
    <w:rsid w:val="00D864D2"/>
    <w:rsid w:val="00D8687C"/>
    <w:rsid w:val="00D87457"/>
    <w:rsid w:val="00D8753D"/>
    <w:rsid w:val="00D879FD"/>
    <w:rsid w:val="00D87A28"/>
    <w:rsid w:val="00D87CB0"/>
    <w:rsid w:val="00D91001"/>
    <w:rsid w:val="00D91060"/>
    <w:rsid w:val="00D911A6"/>
    <w:rsid w:val="00D915DF"/>
    <w:rsid w:val="00D91854"/>
    <w:rsid w:val="00D9188C"/>
    <w:rsid w:val="00D91D41"/>
    <w:rsid w:val="00D91E91"/>
    <w:rsid w:val="00D93481"/>
    <w:rsid w:val="00D9364A"/>
    <w:rsid w:val="00D936B1"/>
    <w:rsid w:val="00D93783"/>
    <w:rsid w:val="00D93C73"/>
    <w:rsid w:val="00D93F00"/>
    <w:rsid w:val="00D9411D"/>
    <w:rsid w:val="00D956FE"/>
    <w:rsid w:val="00D95B4D"/>
    <w:rsid w:val="00D95EB2"/>
    <w:rsid w:val="00D96141"/>
    <w:rsid w:val="00D966C9"/>
    <w:rsid w:val="00D967ED"/>
    <w:rsid w:val="00D9685D"/>
    <w:rsid w:val="00D96B94"/>
    <w:rsid w:val="00D9708E"/>
    <w:rsid w:val="00DA06D9"/>
    <w:rsid w:val="00DA0C34"/>
    <w:rsid w:val="00DA10AC"/>
    <w:rsid w:val="00DA10C0"/>
    <w:rsid w:val="00DA177F"/>
    <w:rsid w:val="00DA1846"/>
    <w:rsid w:val="00DA1913"/>
    <w:rsid w:val="00DA191A"/>
    <w:rsid w:val="00DA2607"/>
    <w:rsid w:val="00DA2704"/>
    <w:rsid w:val="00DA30A9"/>
    <w:rsid w:val="00DA448E"/>
    <w:rsid w:val="00DA4F63"/>
    <w:rsid w:val="00DA5195"/>
    <w:rsid w:val="00DA5239"/>
    <w:rsid w:val="00DA576C"/>
    <w:rsid w:val="00DA58DC"/>
    <w:rsid w:val="00DA6032"/>
    <w:rsid w:val="00DA657B"/>
    <w:rsid w:val="00DA6A05"/>
    <w:rsid w:val="00DA72E8"/>
    <w:rsid w:val="00DA74C2"/>
    <w:rsid w:val="00DA7F7D"/>
    <w:rsid w:val="00DA7FD0"/>
    <w:rsid w:val="00DB0429"/>
    <w:rsid w:val="00DB04B3"/>
    <w:rsid w:val="00DB05B9"/>
    <w:rsid w:val="00DB0839"/>
    <w:rsid w:val="00DB1070"/>
    <w:rsid w:val="00DB1F85"/>
    <w:rsid w:val="00DB22CA"/>
    <w:rsid w:val="00DB2E39"/>
    <w:rsid w:val="00DB32DC"/>
    <w:rsid w:val="00DB47BA"/>
    <w:rsid w:val="00DB4DF4"/>
    <w:rsid w:val="00DB524E"/>
    <w:rsid w:val="00DB5461"/>
    <w:rsid w:val="00DB54A7"/>
    <w:rsid w:val="00DB5516"/>
    <w:rsid w:val="00DB59B5"/>
    <w:rsid w:val="00DB6580"/>
    <w:rsid w:val="00DB6EF2"/>
    <w:rsid w:val="00DB6F06"/>
    <w:rsid w:val="00DB7666"/>
    <w:rsid w:val="00DB7B6A"/>
    <w:rsid w:val="00DB8FF5"/>
    <w:rsid w:val="00DC09EC"/>
    <w:rsid w:val="00DC1336"/>
    <w:rsid w:val="00DC1446"/>
    <w:rsid w:val="00DC1916"/>
    <w:rsid w:val="00DC194A"/>
    <w:rsid w:val="00DC1CC6"/>
    <w:rsid w:val="00DC2100"/>
    <w:rsid w:val="00DC210B"/>
    <w:rsid w:val="00DC22A5"/>
    <w:rsid w:val="00DC266F"/>
    <w:rsid w:val="00DC2C8C"/>
    <w:rsid w:val="00DC360C"/>
    <w:rsid w:val="00DC37D8"/>
    <w:rsid w:val="00DC3F02"/>
    <w:rsid w:val="00DC3FBA"/>
    <w:rsid w:val="00DC4262"/>
    <w:rsid w:val="00DC4CFA"/>
    <w:rsid w:val="00DC514F"/>
    <w:rsid w:val="00DC5660"/>
    <w:rsid w:val="00DC60E7"/>
    <w:rsid w:val="00DC61A8"/>
    <w:rsid w:val="00DC66F5"/>
    <w:rsid w:val="00DC753F"/>
    <w:rsid w:val="00DC75D7"/>
    <w:rsid w:val="00DD025B"/>
    <w:rsid w:val="00DD04BD"/>
    <w:rsid w:val="00DD0CA2"/>
    <w:rsid w:val="00DD1B45"/>
    <w:rsid w:val="00DD26B9"/>
    <w:rsid w:val="00DD4129"/>
    <w:rsid w:val="00DD4230"/>
    <w:rsid w:val="00DD4348"/>
    <w:rsid w:val="00DD4AAD"/>
    <w:rsid w:val="00DD4F82"/>
    <w:rsid w:val="00DD50D2"/>
    <w:rsid w:val="00DD554D"/>
    <w:rsid w:val="00DD5861"/>
    <w:rsid w:val="00DD58BC"/>
    <w:rsid w:val="00DD691D"/>
    <w:rsid w:val="00DD70EC"/>
    <w:rsid w:val="00DD7120"/>
    <w:rsid w:val="00DD7387"/>
    <w:rsid w:val="00DD7658"/>
    <w:rsid w:val="00DD7DF5"/>
    <w:rsid w:val="00DE01A7"/>
    <w:rsid w:val="00DE06C5"/>
    <w:rsid w:val="00DE1077"/>
    <w:rsid w:val="00DE11FE"/>
    <w:rsid w:val="00DE162E"/>
    <w:rsid w:val="00DE1C39"/>
    <w:rsid w:val="00DE1C8F"/>
    <w:rsid w:val="00DE2DE3"/>
    <w:rsid w:val="00DE31AA"/>
    <w:rsid w:val="00DE387E"/>
    <w:rsid w:val="00DE38E5"/>
    <w:rsid w:val="00DE5050"/>
    <w:rsid w:val="00DE510B"/>
    <w:rsid w:val="00DE515E"/>
    <w:rsid w:val="00DE55A0"/>
    <w:rsid w:val="00DE5D7A"/>
    <w:rsid w:val="00DE65A1"/>
    <w:rsid w:val="00DE66D7"/>
    <w:rsid w:val="00DE6930"/>
    <w:rsid w:val="00DE6A77"/>
    <w:rsid w:val="00DE737A"/>
    <w:rsid w:val="00DE74C6"/>
    <w:rsid w:val="00DE7761"/>
    <w:rsid w:val="00DF0C73"/>
    <w:rsid w:val="00DF0E5D"/>
    <w:rsid w:val="00DF1077"/>
    <w:rsid w:val="00DF14D7"/>
    <w:rsid w:val="00DF14FD"/>
    <w:rsid w:val="00DF1550"/>
    <w:rsid w:val="00DF1BB4"/>
    <w:rsid w:val="00DF2319"/>
    <w:rsid w:val="00DF3887"/>
    <w:rsid w:val="00DF3AE4"/>
    <w:rsid w:val="00DF3DCA"/>
    <w:rsid w:val="00DF3EE1"/>
    <w:rsid w:val="00DF40A2"/>
    <w:rsid w:val="00DF40C7"/>
    <w:rsid w:val="00DF4C7F"/>
    <w:rsid w:val="00DF4D56"/>
    <w:rsid w:val="00DF543A"/>
    <w:rsid w:val="00DF5E13"/>
    <w:rsid w:val="00DF5F35"/>
    <w:rsid w:val="00DF6280"/>
    <w:rsid w:val="00DF6B04"/>
    <w:rsid w:val="00DF6C96"/>
    <w:rsid w:val="00DF6E6F"/>
    <w:rsid w:val="00DF72A6"/>
    <w:rsid w:val="00DF7987"/>
    <w:rsid w:val="00E00F97"/>
    <w:rsid w:val="00E0175F"/>
    <w:rsid w:val="00E0180F"/>
    <w:rsid w:val="00E01EEB"/>
    <w:rsid w:val="00E0240A"/>
    <w:rsid w:val="00E02873"/>
    <w:rsid w:val="00E02AE8"/>
    <w:rsid w:val="00E02C34"/>
    <w:rsid w:val="00E02DD9"/>
    <w:rsid w:val="00E02DF2"/>
    <w:rsid w:val="00E02E48"/>
    <w:rsid w:val="00E0318A"/>
    <w:rsid w:val="00E0336A"/>
    <w:rsid w:val="00E04181"/>
    <w:rsid w:val="00E04DD9"/>
    <w:rsid w:val="00E04E43"/>
    <w:rsid w:val="00E05DC8"/>
    <w:rsid w:val="00E05E59"/>
    <w:rsid w:val="00E05F1E"/>
    <w:rsid w:val="00E05FBE"/>
    <w:rsid w:val="00E06028"/>
    <w:rsid w:val="00E06427"/>
    <w:rsid w:val="00E06CE4"/>
    <w:rsid w:val="00E06FF6"/>
    <w:rsid w:val="00E074B8"/>
    <w:rsid w:val="00E07628"/>
    <w:rsid w:val="00E0795B"/>
    <w:rsid w:val="00E07AE3"/>
    <w:rsid w:val="00E1026F"/>
    <w:rsid w:val="00E1042B"/>
    <w:rsid w:val="00E10D4D"/>
    <w:rsid w:val="00E115D0"/>
    <w:rsid w:val="00E12281"/>
    <w:rsid w:val="00E1263E"/>
    <w:rsid w:val="00E1296A"/>
    <w:rsid w:val="00E12C0C"/>
    <w:rsid w:val="00E12F66"/>
    <w:rsid w:val="00E13215"/>
    <w:rsid w:val="00E134EA"/>
    <w:rsid w:val="00E13614"/>
    <w:rsid w:val="00E13970"/>
    <w:rsid w:val="00E13CBB"/>
    <w:rsid w:val="00E1451B"/>
    <w:rsid w:val="00E1498A"/>
    <w:rsid w:val="00E14B40"/>
    <w:rsid w:val="00E15306"/>
    <w:rsid w:val="00E15894"/>
    <w:rsid w:val="00E158B8"/>
    <w:rsid w:val="00E15B9E"/>
    <w:rsid w:val="00E166D4"/>
    <w:rsid w:val="00E16810"/>
    <w:rsid w:val="00E16BB5"/>
    <w:rsid w:val="00E16C57"/>
    <w:rsid w:val="00E17F1C"/>
    <w:rsid w:val="00E207B4"/>
    <w:rsid w:val="00E20969"/>
    <w:rsid w:val="00E20B82"/>
    <w:rsid w:val="00E20C57"/>
    <w:rsid w:val="00E2135E"/>
    <w:rsid w:val="00E21373"/>
    <w:rsid w:val="00E2168E"/>
    <w:rsid w:val="00E21BDD"/>
    <w:rsid w:val="00E21EAE"/>
    <w:rsid w:val="00E22333"/>
    <w:rsid w:val="00E22534"/>
    <w:rsid w:val="00E22C6D"/>
    <w:rsid w:val="00E22CF5"/>
    <w:rsid w:val="00E22F1A"/>
    <w:rsid w:val="00E236E0"/>
    <w:rsid w:val="00E23E2F"/>
    <w:rsid w:val="00E244D0"/>
    <w:rsid w:val="00E247D3"/>
    <w:rsid w:val="00E24D07"/>
    <w:rsid w:val="00E24EC9"/>
    <w:rsid w:val="00E25155"/>
    <w:rsid w:val="00E2522A"/>
    <w:rsid w:val="00E25323"/>
    <w:rsid w:val="00E2563E"/>
    <w:rsid w:val="00E25772"/>
    <w:rsid w:val="00E25BA7"/>
    <w:rsid w:val="00E25E4F"/>
    <w:rsid w:val="00E25EF2"/>
    <w:rsid w:val="00E26D92"/>
    <w:rsid w:val="00E2792B"/>
    <w:rsid w:val="00E30C28"/>
    <w:rsid w:val="00E30CEA"/>
    <w:rsid w:val="00E30EB9"/>
    <w:rsid w:val="00E31954"/>
    <w:rsid w:val="00E31F09"/>
    <w:rsid w:val="00E320B5"/>
    <w:rsid w:val="00E321E6"/>
    <w:rsid w:val="00E3229D"/>
    <w:rsid w:val="00E324EB"/>
    <w:rsid w:val="00E32778"/>
    <w:rsid w:val="00E3293D"/>
    <w:rsid w:val="00E32E94"/>
    <w:rsid w:val="00E336BD"/>
    <w:rsid w:val="00E345DB"/>
    <w:rsid w:val="00E34CB9"/>
    <w:rsid w:val="00E350E1"/>
    <w:rsid w:val="00E35283"/>
    <w:rsid w:val="00E3562E"/>
    <w:rsid w:val="00E35739"/>
    <w:rsid w:val="00E35EB7"/>
    <w:rsid w:val="00E3645B"/>
    <w:rsid w:val="00E36609"/>
    <w:rsid w:val="00E36D57"/>
    <w:rsid w:val="00E37192"/>
    <w:rsid w:val="00E371A3"/>
    <w:rsid w:val="00E37227"/>
    <w:rsid w:val="00E3724A"/>
    <w:rsid w:val="00E37A57"/>
    <w:rsid w:val="00E403AE"/>
    <w:rsid w:val="00E40806"/>
    <w:rsid w:val="00E40B6D"/>
    <w:rsid w:val="00E41A1E"/>
    <w:rsid w:val="00E41FF6"/>
    <w:rsid w:val="00E42143"/>
    <w:rsid w:val="00E430DB"/>
    <w:rsid w:val="00E43203"/>
    <w:rsid w:val="00E43F4B"/>
    <w:rsid w:val="00E44146"/>
    <w:rsid w:val="00E446CB"/>
    <w:rsid w:val="00E4499B"/>
    <w:rsid w:val="00E44C6C"/>
    <w:rsid w:val="00E452B4"/>
    <w:rsid w:val="00E458D2"/>
    <w:rsid w:val="00E4603D"/>
    <w:rsid w:val="00E46456"/>
    <w:rsid w:val="00E464CD"/>
    <w:rsid w:val="00E46CBA"/>
    <w:rsid w:val="00E46DD6"/>
    <w:rsid w:val="00E476F3"/>
    <w:rsid w:val="00E47DE8"/>
    <w:rsid w:val="00E47E6E"/>
    <w:rsid w:val="00E5083D"/>
    <w:rsid w:val="00E5097D"/>
    <w:rsid w:val="00E511CD"/>
    <w:rsid w:val="00E51892"/>
    <w:rsid w:val="00E51BA3"/>
    <w:rsid w:val="00E51E8E"/>
    <w:rsid w:val="00E51F1C"/>
    <w:rsid w:val="00E52ED1"/>
    <w:rsid w:val="00E53165"/>
    <w:rsid w:val="00E532E5"/>
    <w:rsid w:val="00E53395"/>
    <w:rsid w:val="00E53BD0"/>
    <w:rsid w:val="00E53F32"/>
    <w:rsid w:val="00E5461F"/>
    <w:rsid w:val="00E54863"/>
    <w:rsid w:val="00E54C76"/>
    <w:rsid w:val="00E55169"/>
    <w:rsid w:val="00E5595E"/>
    <w:rsid w:val="00E559E9"/>
    <w:rsid w:val="00E57207"/>
    <w:rsid w:val="00E576CB"/>
    <w:rsid w:val="00E6004F"/>
    <w:rsid w:val="00E600CE"/>
    <w:rsid w:val="00E60335"/>
    <w:rsid w:val="00E606CB"/>
    <w:rsid w:val="00E61012"/>
    <w:rsid w:val="00E61C36"/>
    <w:rsid w:val="00E62823"/>
    <w:rsid w:val="00E64000"/>
    <w:rsid w:val="00E64164"/>
    <w:rsid w:val="00E64597"/>
    <w:rsid w:val="00E646EE"/>
    <w:rsid w:val="00E6478E"/>
    <w:rsid w:val="00E6491C"/>
    <w:rsid w:val="00E64992"/>
    <w:rsid w:val="00E65BAC"/>
    <w:rsid w:val="00E65CAB"/>
    <w:rsid w:val="00E662D6"/>
    <w:rsid w:val="00E66351"/>
    <w:rsid w:val="00E66CD0"/>
    <w:rsid w:val="00E67856"/>
    <w:rsid w:val="00E67C71"/>
    <w:rsid w:val="00E67DAA"/>
    <w:rsid w:val="00E67F73"/>
    <w:rsid w:val="00E70371"/>
    <w:rsid w:val="00E70425"/>
    <w:rsid w:val="00E70745"/>
    <w:rsid w:val="00E71124"/>
    <w:rsid w:val="00E71645"/>
    <w:rsid w:val="00E71849"/>
    <w:rsid w:val="00E72395"/>
    <w:rsid w:val="00E72A1C"/>
    <w:rsid w:val="00E72C09"/>
    <w:rsid w:val="00E72D65"/>
    <w:rsid w:val="00E730B1"/>
    <w:rsid w:val="00E732AC"/>
    <w:rsid w:val="00E734C7"/>
    <w:rsid w:val="00E73739"/>
    <w:rsid w:val="00E73C66"/>
    <w:rsid w:val="00E741EE"/>
    <w:rsid w:val="00E742C8"/>
    <w:rsid w:val="00E75BF9"/>
    <w:rsid w:val="00E75F44"/>
    <w:rsid w:val="00E764D5"/>
    <w:rsid w:val="00E769E4"/>
    <w:rsid w:val="00E76A1E"/>
    <w:rsid w:val="00E76FD7"/>
    <w:rsid w:val="00E776C6"/>
    <w:rsid w:val="00E7774F"/>
    <w:rsid w:val="00E77CCC"/>
    <w:rsid w:val="00E77CE4"/>
    <w:rsid w:val="00E77EC5"/>
    <w:rsid w:val="00E77F93"/>
    <w:rsid w:val="00E8055B"/>
    <w:rsid w:val="00E807A8"/>
    <w:rsid w:val="00E809AE"/>
    <w:rsid w:val="00E80B11"/>
    <w:rsid w:val="00E80BBE"/>
    <w:rsid w:val="00E82371"/>
    <w:rsid w:val="00E82EF2"/>
    <w:rsid w:val="00E83447"/>
    <w:rsid w:val="00E836AF"/>
    <w:rsid w:val="00E83BC5"/>
    <w:rsid w:val="00E83EE2"/>
    <w:rsid w:val="00E846F2"/>
    <w:rsid w:val="00E8472A"/>
    <w:rsid w:val="00E84CC5"/>
    <w:rsid w:val="00E85119"/>
    <w:rsid w:val="00E85398"/>
    <w:rsid w:val="00E853A4"/>
    <w:rsid w:val="00E85549"/>
    <w:rsid w:val="00E855C0"/>
    <w:rsid w:val="00E85B50"/>
    <w:rsid w:val="00E85BBF"/>
    <w:rsid w:val="00E86643"/>
    <w:rsid w:val="00E866BD"/>
    <w:rsid w:val="00E86B8B"/>
    <w:rsid w:val="00E871EF"/>
    <w:rsid w:val="00E874F3"/>
    <w:rsid w:val="00E87881"/>
    <w:rsid w:val="00E87ADB"/>
    <w:rsid w:val="00E907FB"/>
    <w:rsid w:val="00E90A29"/>
    <w:rsid w:val="00E90B95"/>
    <w:rsid w:val="00E910AF"/>
    <w:rsid w:val="00E913D0"/>
    <w:rsid w:val="00E91836"/>
    <w:rsid w:val="00E920DD"/>
    <w:rsid w:val="00E92511"/>
    <w:rsid w:val="00E9288B"/>
    <w:rsid w:val="00E92E98"/>
    <w:rsid w:val="00E93935"/>
    <w:rsid w:val="00E93A30"/>
    <w:rsid w:val="00E93B70"/>
    <w:rsid w:val="00E93CDF"/>
    <w:rsid w:val="00E9438E"/>
    <w:rsid w:val="00E947FE"/>
    <w:rsid w:val="00E94913"/>
    <w:rsid w:val="00E949FA"/>
    <w:rsid w:val="00E94C62"/>
    <w:rsid w:val="00E94DEC"/>
    <w:rsid w:val="00E94F59"/>
    <w:rsid w:val="00E95511"/>
    <w:rsid w:val="00E957B0"/>
    <w:rsid w:val="00E95B9C"/>
    <w:rsid w:val="00E95DE9"/>
    <w:rsid w:val="00E95F4A"/>
    <w:rsid w:val="00E9614E"/>
    <w:rsid w:val="00E971E4"/>
    <w:rsid w:val="00E9769E"/>
    <w:rsid w:val="00EA04CA"/>
    <w:rsid w:val="00EA05F3"/>
    <w:rsid w:val="00EA09FF"/>
    <w:rsid w:val="00EA0DD9"/>
    <w:rsid w:val="00EA1394"/>
    <w:rsid w:val="00EA1B9E"/>
    <w:rsid w:val="00EA2074"/>
    <w:rsid w:val="00EA2E45"/>
    <w:rsid w:val="00EA2F95"/>
    <w:rsid w:val="00EA3527"/>
    <w:rsid w:val="00EA3B94"/>
    <w:rsid w:val="00EA417D"/>
    <w:rsid w:val="00EA4252"/>
    <w:rsid w:val="00EA4862"/>
    <w:rsid w:val="00EA5655"/>
    <w:rsid w:val="00EA636E"/>
    <w:rsid w:val="00EA6C32"/>
    <w:rsid w:val="00EA6C8F"/>
    <w:rsid w:val="00EA6EE7"/>
    <w:rsid w:val="00EA717C"/>
    <w:rsid w:val="00EA763B"/>
    <w:rsid w:val="00EA79A6"/>
    <w:rsid w:val="00EA7ABE"/>
    <w:rsid w:val="00EB00E8"/>
    <w:rsid w:val="00EB0445"/>
    <w:rsid w:val="00EB0476"/>
    <w:rsid w:val="00EB1147"/>
    <w:rsid w:val="00EB11EB"/>
    <w:rsid w:val="00EB13FD"/>
    <w:rsid w:val="00EB16E8"/>
    <w:rsid w:val="00EB3453"/>
    <w:rsid w:val="00EB3829"/>
    <w:rsid w:val="00EB3D65"/>
    <w:rsid w:val="00EB4155"/>
    <w:rsid w:val="00EB435A"/>
    <w:rsid w:val="00EB4472"/>
    <w:rsid w:val="00EB4659"/>
    <w:rsid w:val="00EB5410"/>
    <w:rsid w:val="00EB5630"/>
    <w:rsid w:val="00EB5793"/>
    <w:rsid w:val="00EB57A2"/>
    <w:rsid w:val="00EB61B0"/>
    <w:rsid w:val="00EB6248"/>
    <w:rsid w:val="00EB676F"/>
    <w:rsid w:val="00EB6AD0"/>
    <w:rsid w:val="00EB6D77"/>
    <w:rsid w:val="00EB70CC"/>
    <w:rsid w:val="00EB74C7"/>
    <w:rsid w:val="00EC02A3"/>
    <w:rsid w:val="00EC0489"/>
    <w:rsid w:val="00EC0F9D"/>
    <w:rsid w:val="00EC12D7"/>
    <w:rsid w:val="00EC14B2"/>
    <w:rsid w:val="00EC152F"/>
    <w:rsid w:val="00EC1587"/>
    <w:rsid w:val="00EC1649"/>
    <w:rsid w:val="00EC19EC"/>
    <w:rsid w:val="00EC1BD5"/>
    <w:rsid w:val="00EC1D89"/>
    <w:rsid w:val="00EC2B9C"/>
    <w:rsid w:val="00EC2BDB"/>
    <w:rsid w:val="00EC376B"/>
    <w:rsid w:val="00EC4602"/>
    <w:rsid w:val="00EC49FA"/>
    <w:rsid w:val="00EC4A08"/>
    <w:rsid w:val="00EC5375"/>
    <w:rsid w:val="00EC55B1"/>
    <w:rsid w:val="00EC5918"/>
    <w:rsid w:val="00EC5B89"/>
    <w:rsid w:val="00EC6854"/>
    <w:rsid w:val="00EC698C"/>
    <w:rsid w:val="00EC6B15"/>
    <w:rsid w:val="00EC7FAE"/>
    <w:rsid w:val="00ED0C77"/>
    <w:rsid w:val="00ED0E1D"/>
    <w:rsid w:val="00ED1227"/>
    <w:rsid w:val="00ED15AE"/>
    <w:rsid w:val="00ED1910"/>
    <w:rsid w:val="00ED1A3A"/>
    <w:rsid w:val="00ED354D"/>
    <w:rsid w:val="00ED42F5"/>
    <w:rsid w:val="00ED445B"/>
    <w:rsid w:val="00ED4500"/>
    <w:rsid w:val="00ED4521"/>
    <w:rsid w:val="00ED4792"/>
    <w:rsid w:val="00ED49B0"/>
    <w:rsid w:val="00ED49CD"/>
    <w:rsid w:val="00ED4A60"/>
    <w:rsid w:val="00ED4B78"/>
    <w:rsid w:val="00ED4F6B"/>
    <w:rsid w:val="00ED515B"/>
    <w:rsid w:val="00ED641C"/>
    <w:rsid w:val="00ED6466"/>
    <w:rsid w:val="00ED6C04"/>
    <w:rsid w:val="00ED76D5"/>
    <w:rsid w:val="00ED7BCE"/>
    <w:rsid w:val="00EE00CD"/>
    <w:rsid w:val="00EE018F"/>
    <w:rsid w:val="00EE0264"/>
    <w:rsid w:val="00EE08CE"/>
    <w:rsid w:val="00EE1610"/>
    <w:rsid w:val="00EE196E"/>
    <w:rsid w:val="00EE1DBD"/>
    <w:rsid w:val="00EE1ED5"/>
    <w:rsid w:val="00EE3065"/>
    <w:rsid w:val="00EE3083"/>
    <w:rsid w:val="00EE3420"/>
    <w:rsid w:val="00EE3677"/>
    <w:rsid w:val="00EE3930"/>
    <w:rsid w:val="00EE407C"/>
    <w:rsid w:val="00EE40FF"/>
    <w:rsid w:val="00EE4270"/>
    <w:rsid w:val="00EE451C"/>
    <w:rsid w:val="00EE46C7"/>
    <w:rsid w:val="00EE46D0"/>
    <w:rsid w:val="00EE4E3C"/>
    <w:rsid w:val="00EE5558"/>
    <w:rsid w:val="00EE57F0"/>
    <w:rsid w:val="00EE58CF"/>
    <w:rsid w:val="00EE5D94"/>
    <w:rsid w:val="00EE5F44"/>
    <w:rsid w:val="00EE6BD5"/>
    <w:rsid w:val="00EE6E21"/>
    <w:rsid w:val="00EE715C"/>
    <w:rsid w:val="00EE74DC"/>
    <w:rsid w:val="00EE74EF"/>
    <w:rsid w:val="00EE7537"/>
    <w:rsid w:val="00EE7A28"/>
    <w:rsid w:val="00EE7A53"/>
    <w:rsid w:val="00EF027C"/>
    <w:rsid w:val="00EF0C3B"/>
    <w:rsid w:val="00EF1894"/>
    <w:rsid w:val="00EF1C24"/>
    <w:rsid w:val="00EF1F83"/>
    <w:rsid w:val="00EF2364"/>
    <w:rsid w:val="00EF28E1"/>
    <w:rsid w:val="00EF2DC6"/>
    <w:rsid w:val="00EF3036"/>
    <w:rsid w:val="00EF3163"/>
    <w:rsid w:val="00EF378B"/>
    <w:rsid w:val="00EF4456"/>
    <w:rsid w:val="00EF4BE9"/>
    <w:rsid w:val="00EF4C1B"/>
    <w:rsid w:val="00EF4C8D"/>
    <w:rsid w:val="00EF5032"/>
    <w:rsid w:val="00EF5C0D"/>
    <w:rsid w:val="00EF5D7A"/>
    <w:rsid w:val="00EF6798"/>
    <w:rsid w:val="00EF6D5C"/>
    <w:rsid w:val="00EF6E52"/>
    <w:rsid w:val="00EF73DC"/>
    <w:rsid w:val="00EF75FE"/>
    <w:rsid w:val="00F01AEC"/>
    <w:rsid w:val="00F02BE6"/>
    <w:rsid w:val="00F035A8"/>
    <w:rsid w:val="00F03782"/>
    <w:rsid w:val="00F043BF"/>
    <w:rsid w:val="00F044C2"/>
    <w:rsid w:val="00F051D1"/>
    <w:rsid w:val="00F0523A"/>
    <w:rsid w:val="00F05AA9"/>
    <w:rsid w:val="00F05D0F"/>
    <w:rsid w:val="00F0630F"/>
    <w:rsid w:val="00F063C6"/>
    <w:rsid w:val="00F06F21"/>
    <w:rsid w:val="00F06F6E"/>
    <w:rsid w:val="00F07041"/>
    <w:rsid w:val="00F0706C"/>
    <w:rsid w:val="00F07085"/>
    <w:rsid w:val="00F07626"/>
    <w:rsid w:val="00F07753"/>
    <w:rsid w:val="00F101DE"/>
    <w:rsid w:val="00F1049A"/>
    <w:rsid w:val="00F10A54"/>
    <w:rsid w:val="00F10ADF"/>
    <w:rsid w:val="00F10CFB"/>
    <w:rsid w:val="00F11045"/>
    <w:rsid w:val="00F11AEC"/>
    <w:rsid w:val="00F12178"/>
    <w:rsid w:val="00F12368"/>
    <w:rsid w:val="00F124B8"/>
    <w:rsid w:val="00F127DB"/>
    <w:rsid w:val="00F128CB"/>
    <w:rsid w:val="00F12E9F"/>
    <w:rsid w:val="00F12EE3"/>
    <w:rsid w:val="00F13164"/>
    <w:rsid w:val="00F135A9"/>
    <w:rsid w:val="00F138A9"/>
    <w:rsid w:val="00F139AA"/>
    <w:rsid w:val="00F13F0B"/>
    <w:rsid w:val="00F145EA"/>
    <w:rsid w:val="00F14619"/>
    <w:rsid w:val="00F1474D"/>
    <w:rsid w:val="00F14AFE"/>
    <w:rsid w:val="00F14BDE"/>
    <w:rsid w:val="00F14D67"/>
    <w:rsid w:val="00F14E7C"/>
    <w:rsid w:val="00F15375"/>
    <w:rsid w:val="00F156ED"/>
    <w:rsid w:val="00F16327"/>
    <w:rsid w:val="00F16C49"/>
    <w:rsid w:val="00F175B6"/>
    <w:rsid w:val="00F17C50"/>
    <w:rsid w:val="00F20003"/>
    <w:rsid w:val="00F200A7"/>
    <w:rsid w:val="00F20243"/>
    <w:rsid w:val="00F203FB"/>
    <w:rsid w:val="00F20663"/>
    <w:rsid w:val="00F208E3"/>
    <w:rsid w:val="00F20D12"/>
    <w:rsid w:val="00F20EF3"/>
    <w:rsid w:val="00F21244"/>
    <w:rsid w:val="00F2210B"/>
    <w:rsid w:val="00F221AE"/>
    <w:rsid w:val="00F22837"/>
    <w:rsid w:val="00F22B9E"/>
    <w:rsid w:val="00F23179"/>
    <w:rsid w:val="00F2317E"/>
    <w:rsid w:val="00F23434"/>
    <w:rsid w:val="00F235C2"/>
    <w:rsid w:val="00F23A42"/>
    <w:rsid w:val="00F23D2C"/>
    <w:rsid w:val="00F24090"/>
    <w:rsid w:val="00F244A7"/>
    <w:rsid w:val="00F25237"/>
    <w:rsid w:val="00F2563C"/>
    <w:rsid w:val="00F260D3"/>
    <w:rsid w:val="00F261A9"/>
    <w:rsid w:val="00F273BC"/>
    <w:rsid w:val="00F27C36"/>
    <w:rsid w:val="00F27D10"/>
    <w:rsid w:val="00F27F36"/>
    <w:rsid w:val="00F302A5"/>
    <w:rsid w:val="00F30316"/>
    <w:rsid w:val="00F30633"/>
    <w:rsid w:val="00F306ED"/>
    <w:rsid w:val="00F3087F"/>
    <w:rsid w:val="00F3092B"/>
    <w:rsid w:val="00F30C39"/>
    <w:rsid w:val="00F30CC2"/>
    <w:rsid w:val="00F318C5"/>
    <w:rsid w:val="00F32713"/>
    <w:rsid w:val="00F32EDA"/>
    <w:rsid w:val="00F33423"/>
    <w:rsid w:val="00F33B4B"/>
    <w:rsid w:val="00F33C8F"/>
    <w:rsid w:val="00F33CFA"/>
    <w:rsid w:val="00F347A8"/>
    <w:rsid w:val="00F34A3C"/>
    <w:rsid w:val="00F34A3E"/>
    <w:rsid w:val="00F35B09"/>
    <w:rsid w:val="00F3653C"/>
    <w:rsid w:val="00F3655B"/>
    <w:rsid w:val="00F37A4A"/>
    <w:rsid w:val="00F37BB1"/>
    <w:rsid w:val="00F40A2F"/>
    <w:rsid w:val="00F41955"/>
    <w:rsid w:val="00F41C89"/>
    <w:rsid w:val="00F41EA2"/>
    <w:rsid w:val="00F43049"/>
    <w:rsid w:val="00F430BE"/>
    <w:rsid w:val="00F434FD"/>
    <w:rsid w:val="00F4354F"/>
    <w:rsid w:val="00F43916"/>
    <w:rsid w:val="00F43C38"/>
    <w:rsid w:val="00F43D7D"/>
    <w:rsid w:val="00F43DCA"/>
    <w:rsid w:val="00F443B5"/>
    <w:rsid w:val="00F448AD"/>
    <w:rsid w:val="00F44F61"/>
    <w:rsid w:val="00F459B3"/>
    <w:rsid w:val="00F46582"/>
    <w:rsid w:val="00F46B82"/>
    <w:rsid w:val="00F46E01"/>
    <w:rsid w:val="00F47AF8"/>
    <w:rsid w:val="00F501FE"/>
    <w:rsid w:val="00F5076A"/>
    <w:rsid w:val="00F50D7C"/>
    <w:rsid w:val="00F51C87"/>
    <w:rsid w:val="00F51F52"/>
    <w:rsid w:val="00F52983"/>
    <w:rsid w:val="00F52DC2"/>
    <w:rsid w:val="00F52E33"/>
    <w:rsid w:val="00F52FD1"/>
    <w:rsid w:val="00F532A0"/>
    <w:rsid w:val="00F53363"/>
    <w:rsid w:val="00F540FB"/>
    <w:rsid w:val="00F54302"/>
    <w:rsid w:val="00F54436"/>
    <w:rsid w:val="00F54553"/>
    <w:rsid w:val="00F547A4"/>
    <w:rsid w:val="00F54A27"/>
    <w:rsid w:val="00F559F9"/>
    <w:rsid w:val="00F56322"/>
    <w:rsid w:val="00F5647E"/>
    <w:rsid w:val="00F568B1"/>
    <w:rsid w:val="00F56F64"/>
    <w:rsid w:val="00F571E8"/>
    <w:rsid w:val="00F57717"/>
    <w:rsid w:val="00F57B16"/>
    <w:rsid w:val="00F60482"/>
    <w:rsid w:val="00F60889"/>
    <w:rsid w:val="00F60B8D"/>
    <w:rsid w:val="00F60D80"/>
    <w:rsid w:val="00F6107B"/>
    <w:rsid w:val="00F61188"/>
    <w:rsid w:val="00F617DF"/>
    <w:rsid w:val="00F61CEB"/>
    <w:rsid w:val="00F62044"/>
    <w:rsid w:val="00F6262C"/>
    <w:rsid w:val="00F62837"/>
    <w:rsid w:val="00F62976"/>
    <w:rsid w:val="00F63069"/>
    <w:rsid w:val="00F63896"/>
    <w:rsid w:val="00F63B72"/>
    <w:rsid w:val="00F64630"/>
    <w:rsid w:val="00F64800"/>
    <w:rsid w:val="00F65CA1"/>
    <w:rsid w:val="00F6668F"/>
    <w:rsid w:val="00F66934"/>
    <w:rsid w:val="00F67171"/>
    <w:rsid w:val="00F67BE3"/>
    <w:rsid w:val="00F67D39"/>
    <w:rsid w:val="00F67E30"/>
    <w:rsid w:val="00F6B775"/>
    <w:rsid w:val="00F7000C"/>
    <w:rsid w:val="00F70174"/>
    <w:rsid w:val="00F701A8"/>
    <w:rsid w:val="00F70EED"/>
    <w:rsid w:val="00F71337"/>
    <w:rsid w:val="00F7150C"/>
    <w:rsid w:val="00F716E9"/>
    <w:rsid w:val="00F721A7"/>
    <w:rsid w:val="00F7226C"/>
    <w:rsid w:val="00F72D4C"/>
    <w:rsid w:val="00F73A28"/>
    <w:rsid w:val="00F73C1F"/>
    <w:rsid w:val="00F746D8"/>
    <w:rsid w:val="00F74B51"/>
    <w:rsid w:val="00F74FEA"/>
    <w:rsid w:val="00F7574D"/>
    <w:rsid w:val="00F75ADA"/>
    <w:rsid w:val="00F75F75"/>
    <w:rsid w:val="00F76559"/>
    <w:rsid w:val="00F7697B"/>
    <w:rsid w:val="00F76A99"/>
    <w:rsid w:val="00F7700F"/>
    <w:rsid w:val="00F77D07"/>
    <w:rsid w:val="00F80496"/>
    <w:rsid w:val="00F8075E"/>
    <w:rsid w:val="00F80E61"/>
    <w:rsid w:val="00F80FDE"/>
    <w:rsid w:val="00F810A4"/>
    <w:rsid w:val="00F810CF"/>
    <w:rsid w:val="00F810E6"/>
    <w:rsid w:val="00F81285"/>
    <w:rsid w:val="00F81FA6"/>
    <w:rsid w:val="00F82275"/>
    <w:rsid w:val="00F823E7"/>
    <w:rsid w:val="00F825C5"/>
    <w:rsid w:val="00F825CE"/>
    <w:rsid w:val="00F827A4"/>
    <w:rsid w:val="00F837AE"/>
    <w:rsid w:val="00F839B7"/>
    <w:rsid w:val="00F83B06"/>
    <w:rsid w:val="00F83BF1"/>
    <w:rsid w:val="00F83E73"/>
    <w:rsid w:val="00F84047"/>
    <w:rsid w:val="00F8411F"/>
    <w:rsid w:val="00F842CC"/>
    <w:rsid w:val="00F84EFB"/>
    <w:rsid w:val="00F858BF"/>
    <w:rsid w:val="00F859B2"/>
    <w:rsid w:val="00F8610B"/>
    <w:rsid w:val="00F86273"/>
    <w:rsid w:val="00F87EA1"/>
    <w:rsid w:val="00F8F67E"/>
    <w:rsid w:val="00F904BC"/>
    <w:rsid w:val="00F9066A"/>
    <w:rsid w:val="00F90DA2"/>
    <w:rsid w:val="00F90F17"/>
    <w:rsid w:val="00F9125E"/>
    <w:rsid w:val="00F91C9D"/>
    <w:rsid w:val="00F91F34"/>
    <w:rsid w:val="00F92117"/>
    <w:rsid w:val="00F9278B"/>
    <w:rsid w:val="00F92C9D"/>
    <w:rsid w:val="00F94060"/>
    <w:rsid w:val="00F94278"/>
    <w:rsid w:val="00F94A6D"/>
    <w:rsid w:val="00F94CC0"/>
    <w:rsid w:val="00F955AB"/>
    <w:rsid w:val="00F958CE"/>
    <w:rsid w:val="00F966B9"/>
    <w:rsid w:val="00F96BF4"/>
    <w:rsid w:val="00F96BF8"/>
    <w:rsid w:val="00F96C59"/>
    <w:rsid w:val="00F96C5C"/>
    <w:rsid w:val="00F96FE1"/>
    <w:rsid w:val="00F97862"/>
    <w:rsid w:val="00FA065F"/>
    <w:rsid w:val="00FA0EE8"/>
    <w:rsid w:val="00FA1302"/>
    <w:rsid w:val="00FA13BE"/>
    <w:rsid w:val="00FA1BD1"/>
    <w:rsid w:val="00FA1CAB"/>
    <w:rsid w:val="00FA1F3E"/>
    <w:rsid w:val="00FA21E0"/>
    <w:rsid w:val="00FA22A8"/>
    <w:rsid w:val="00FA2379"/>
    <w:rsid w:val="00FA2D36"/>
    <w:rsid w:val="00FA2D40"/>
    <w:rsid w:val="00FA3492"/>
    <w:rsid w:val="00FA3825"/>
    <w:rsid w:val="00FA3C6E"/>
    <w:rsid w:val="00FA4246"/>
    <w:rsid w:val="00FA432D"/>
    <w:rsid w:val="00FA45C8"/>
    <w:rsid w:val="00FA4850"/>
    <w:rsid w:val="00FA4CC1"/>
    <w:rsid w:val="00FA4EA8"/>
    <w:rsid w:val="00FA50A4"/>
    <w:rsid w:val="00FA52BE"/>
    <w:rsid w:val="00FA60CC"/>
    <w:rsid w:val="00FA6C00"/>
    <w:rsid w:val="00FA71FD"/>
    <w:rsid w:val="00FA7B05"/>
    <w:rsid w:val="00FA7C42"/>
    <w:rsid w:val="00FB0920"/>
    <w:rsid w:val="00FB0A55"/>
    <w:rsid w:val="00FB0AEE"/>
    <w:rsid w:val="00FB130E"/>
    <w:rsid w:val="00FB1D1B"/>
    <w:rsid w:val="00FB1DFE"/>
    <w:rsid w:val="00FB1FB5"/>
    <w:rsid w:val="00FB2259"/>
    <w:rsid w:val="00FB23F1"/>
    <w:rsid w:val="00FB261F"/>
    <w:rsid w:val="00FB2D30"/>
    <w:rsid w:val="00FB2F2D"/>
    <w:rsid w:val="00FB4DB1"/>
    <w:rsid w:val="00FB4E6C"/>
    <w:rsid w:val="00FB4F61"/>
    <w:rsid w:val="00FB4FF8"/>
    <w:rsid w:val="00FB508C"/>
    <w:rsid w:val="00FB5270"/>
    <w:rsid w:val="00FB5D5A"/>
    <w:rsid w:val="00FB6438"/>
    <w:rsid w:val="00FB6705"/>
    <w:rsid w:val="00FB692C"/>
    <w:rsid w:val="00FB6B8F"/>
    <w:rsid w:val="00FB6C98"/>
    <w:rsid w:val="00FB6E79"/>
    <w:rsid w:val="00FB7656"/>
    <w:rsid w:val="00FB7A32"/>
    <w:rsid w:val="00FB7EE6"/>
    <w:rsid w:val="00FC0238"/>
    <w:rsid w:val="00FC03F1"/>
    <w:rsid w:val="00FC0531"/>
    <w:rsid w:val="00FC0F55"/>
    <w:rsid w:val="00FC1160"/>
    <w:rsid w:val="00FC12E8"/>
    <w:rsid w:val="00FC1BB1"/>
    <w:rsid w:val="00FC2AFD"/>
    <w:rsid w:val="00FC2E84"/>
    <w:rsid w:val="00FC2EA9"/>
    <w:rsid w:val="00FC3620"/>
    <w:rsid w:val="00FC3936"/>
    <w:rsid w:val="00FC3A5E"/>
    <w:rsid w:val="00FC4750"/>
    <w:rsid w:val="00FC4914"/>
    <w:rsid w:val="00FC4A72"/>
    <w:rsid w:val="00FC52B1"/>
    <w:rsid w:val="00FC554E"/>
    <w:rsid w:val="00FC62FE"/>
    <w:rsid w:val="00FC6B51"/>
    <w:rsid w:val="00FC6C21"/>
    <w:rsid w:val="00FC7402"/>
    <w:rsid w:val="00FC7F7A"/>
    <w:rsid w:val="00FD04BA"/>
    <w:rsid w:val="00FD0B53"/>
    <w:rsid w:val="00FD0D28"/>
    <w:rsid w:val="00FD1064"/>
    <w:rsid w:val="00FD1593"/>
    <w:rsid w:val="00FD183F"/>
    <w:rsid w:val="00FD1A99"/>
    <w:rsid w:val="00FD1C25"/>
    <w:rsid w:val="00FD29D0"/>
    <w:rsid w:val="00FD2B94"/>
    <w:rsid w:val="00FD34D0"/>
    <w:rsid w:val="00FD3DA6"/>
    <w:rsid w:val="00FD3E64"/>
    <w:rsid w:val="00FD3FB2"/>
    <w:rsid w:val="00FD550C"/>
    <w:rsid w:val="00FD615B"/>
    <w:rsid w:val="00FD7233"/>
    <w:rsid w:val="00FE013F"/>
    <w:rsid w:val="00FE0716"/>
    <w:rsid w:val="00FE0D34"/>
    <w:rsid w:val="00FE0E48"/>
    <w:rsid w:val="00FE173F"/>
    <w:rsid w:val="00FE1A1D"/>
    <w:rsid w:val="00FE1CBE"/>
    <w:rsid w:val="00FE1CC8"/>
    <w:rsid w:val="00FE1F3A"/>
    <w:rsid w:val="00FE23F3"/>
    <w:rsid w:val="00FE2E2A"/>
    <w:rsid w:val="00FE3162"/>
    <w:rsid w:val="00FE3328"/>
    <w:rsid w:val="00FE3353"/>
    <w:rsid w:val="00FE35F2"/>
    <w:rsid w:val="00FE4567"/>
    <w:rsid w:val="00FE45FD"/>
    <w:rsid w:val="00FE488B"/>
    <w:rsid w:val="00FE4D6C"/>
    <w:rsid w:val="00FE57BE"/>
    <w:rsid w:val="00FE5C00"/>
    <w:rsid w:val="00FE5EAB"/>
    <w:rsid w:val="00FE5EE4"/>
    <w:rsid w:val="00FE669C"/>
    <w:rsid w:val="00FE674F"/>
    <w:rsid w:val="00FE67BD"/>
    <w:rsid w:val="00FE6D18"/>
    <w:rsid w:val="00FE6D93"/>
    <w:rsid w:val="00FE742B"/>
    <w:rsid w:val="00FE7609"/>
    <w:rsid w:val="00FE7F4E"/>
    <w:rsid w:val="00FEDFB4"/>
    <w:rsid w:val="00FF0B75"/>
    <w:rsid w:val="00FF0FB7"/>
    <w:rsid w:val="00FF1E3B"/>
    <w:rsid w:val="00FF1E52"/>
    <w:rsid w:val="00FF2262"/>
    <w:rsid w:val="00FF23EC"/>
    <w:rsid w:val="00FF2498"/>
    <w:rsid w:val="00FF256D"/>
    <w:rsid w:val="00FF2848"/>
    <w:rsid w:val="00FF2B48"/>
    <w:rsid w:val="00FF3FA0"/>
    <w:rsid w:val="00FF4417"/>
    <w:rsid w:val="00FF48A2"/>
    <w:rsid w:val="00FF4FA6"/>
    <w:rsid w:val="00FF5CC8"/>
    <w:rsid w:val="00FF5DBA"/>
    <w:rsid w:val="00FF5FBD"/>
    <w:rsid w:val="00FF65B6"/>
    <w:rsid w:val="00FF6A2A"/>
    <w:rsid w:val="00FF6D6D"/>
    <w:rsid w:val="00FF6F97"/>
    <w:rsid w:val="00FF771B"/>
    <w:rsid w:val="00FF797B"/>
    <w:rsid w:val="0106ECEA"/>
    <w:rsid w:val="010BDD8E"/>
    <w:rsid w:val="01164D84"/>
    <w:rsid w:val="011B66E7"/>
    <w:rsid w:val="0124A17C"/>
    <w:rsid w:val="013C42E8"/>
    <w:rsid w:val="013E0427"/>
    <w:rsid w:val="0146779F"/>
    <w:rsid w:val="01513110"/>
    <w:rsid w:val="0154852B"/>
    <w:rsid w:val="01555F98"/>
    <w:rsid w:val="015785BF"/>
    <w:rsid w:val="01587F03"/>
    <w:rsid w:val="01594F00"/>
    <w:rsid w:val="0162EE1B"/>
    <w:rsid w:val="0169E012"/>
    <w:rsid w:val="016C47DE"/>
    <w:rsid w:val="01732575"/>
    <w:rsid w:val="01746995"/>
    <w:rsid w:val="0174AE18"/>
    <w:rsid w:val="0178D3B7"/>
    <w:rsid w:val="017BBADF"/>
    <w:rsid w:val="018A9155"/>
    <w:rsid w:val="018DCE4C"/>
    <w:rsid w:val="018EE9D9"/>
    <w:rsid w:val="01904988"/>
    <w:rsid w:val="0198737C"/>
    <w:rsid w:val="01A001DB"/>
    <w:rsid w:val="01A37CF6"/>
    <w:rsid w:val="01AC8235"/>
    <w:rsid w:val="01B2D6CC"/>
    <w:rsid w:val="01BA384E"/>
    <w:rsid w:val="01C1D5C0"/>
    <w:rsid w:val="01C5B610"/>
    <w:rsid w:val="01C73134"/>
    <w:rsid w:val="01D27620"/>
    <w:rsid w:val="01D3DEE2"/>
    <w:rsid w:val="01DAA83D"/>
    <w:rsid w:val="01DCF00D"/>
    <w:rsid w:val="01E0DD51"/>
    <w:rsid w:val="020014BF"/>
    <w:rsid w:val="02014B45"/>
    <w:rsid w:val="02056769"/>
    <w:rsid w:val="020F26DD"/>
    <w:rsid w:val="0212FED3"/>
    <w:rsid w:val="0215199D"/>
    <w:rsid w:val="02295841"/>
    <w:rsid w:val="022E1B9C"/>
    <w:rsid w:val="0231DD14"/>
    <w:rsid w:val="023573AE"/>
    <w:rsid w:val="0238FBA4"/>
    <w:rsid w:val="0242173B"/>
    <w:rsid w:val="02428EAD"/>
    <w:rsid w:val="0243247C"/>
    <w:rsid w:val="024D9586"/>
    <w:rsid w:val="02534E5A"/>
    <w:rsid w:val="0255FA35"/>
    <w:rsid w:val="025892E0"/>
    <w:rsid w:val="0259560C"/>
    <w:rsid w:val="025DDF72"/>
    <w:rsid w:val="0266B754"/>
    <w:rsid w:val="02670C77"/>
    <w:rsid w:val="026F5226"/>
    <w:rsid w:val="0271FD9D"/>
    <w:rsid w:val="027A838E"/>
    <w:rsid w:val="027EBEFC"/>
    <w:rsid w:val="027F8561"/>
    <w:rsid w:val="0283512A"/>
    <w:rsid w:val="02854B85"/>
    <w:rsid w:val="02893A85"/>
    <w:rsid w:val="028E6EB4"/>
    <w:rsid w:val="02A23D1E"/>
    <w:rsid w:val="02A3A905"/>
    <w:rsid w:val="02A66742"/>
    <w:rsid w:val="02A7AD84"/>
    <w:rsid w:val="02B3DA27"/>
    <w:rsid w:val="02B84E22"/>
    <w:rsid w:val="02B95D04"/>
    <w:rsid w:val="02BA695C"/>
    <w:rsid w:val="02BDB2FD"/>
    <w:rsid w:val="02BE4B8D"/>
    <w:rsid w:val="02C37DBA"/>
    <w:rsid w:val="02DDC049"/>
    <w:rsid w:val="02E6ADF1"/>
    <w:rsid w:val="02EE3753"/>
    <w:rsid w:val="02F0CD49"/>
    <w:rsid w:val="02F4B7F4"/>
    <w:rsid w:val="02F873FC"/>
    <w:rsid w:val="02F9B61A"/>
    <w:rsid w:val="02FA8DE5"/>
    <w:rsid w:val="03035095"/>
    <w:rsid w:val="030BF6BA"/>
    <w:rsid w:val="031C2CE7"/>
    <w:rsid w:val="031E23C7"/>
    <w:rsid w:val="03272C53"/>
    <w:rsid w:val="0327FD17"/>
    <w:rsid w:val="032863D9"/>
    <w:rsid w:val="032A1712"/>
    <w:rsid w:val="03340D4B"/>
    <w:rsid w:val="03354373"/>
    <w:rsid w:val="0335F5FF"/>
    <w:rsid w:val="033684F9"/>
    <w:rsid w:val="033AC1B3"/>
    <w:rsid w:val="033FB3D6"/>
    <w:rsid w:val="034293F6"/>
    <w:rsid w:val="034805A7"/>
    <w:rsid w:val="034B9089"/>
    <w:rsid w:val="034E1221"/>
    <w:rsid w:val="034E84FC"/>
    <w:rsid w:val="03526388"/>
    <w:rsid w:val="0352A3E9"/>
    <w:rsid w:val="0353799C"/>
    <w:rsid w:val="03582546"/>
    <w:rsid w:val="0363D51B"/>
    <w:rsid w:val="036957F8"/>
    <w:rsid w:val="0370BD44"/>
    <w:rsid w:val="03748004"/>
    <w:rsid w:val="037481C6"/>
    <w:rsid w:val="0375FDC4"/>
    <w:rsid w:val="0378417A"/>
    <w:rsid w:val="037C11D3"/>
    <w:rsid w:val="0380193F"/>
    <w:rsid w:val="038031B3"/>
    <w:rsid w:val="0382BCC3"/>
    <w:rsid w:val="03872B11"/>
    <w:rsid w:val="039065D3"/>
    <w:rsid w:val="0391EB5A"/>
    <w:rsid w:val="0397B96F"/>
    <w:rsid w:val="039F345B"/>
    <w:rsid w:val="03A513A3"/>
    <w:rsid w:val="03BA0EA3"/>
    <w:rsid w:val="03BBAD74"/>
    <w:rsid w:val="03BC6A8B"/>
    <w:rsid w:val="03C1708D"/>
    <w:rsid w:val="03C89CAF"/>
    <w:rsid w:val="03C95E3D"/>
    <w:rsid w:val="03C98C55"/>
    <w:rsid w:val="03CE9E2C"/>
    <w:rsid w:val="03D70116"/>
    <w:rsid w:val="03DFF18C"/>
    <w:rsid w:val="03E795D3"/>
    <w:rsid w:val="03E7CD44"/>
    <w:rsid w:val="03EDE691"/>
    <w:rsid w:val="03F38F58"/>
    <w:rsid w:val="03F6404F"/>
    <w:rsid w:val="03F8009B"/>
    <w:rsid w:val="03FD9607"/>
    <w:rsid w:val="03FF7C45"/>
    <w:rsid w:val="0408A8A0"/>
    <w:rsid w:val="040C86C0"/>
    <w:rsid w:val="040F38B9"/>
    <w:rsid w:val="04107885"/>
    <w:rsid w:val="0416DD1E"/>
    <w:rsid w:val="04269E80"/>
    <w:rsid w:val="042749EF"/>
    <w:rsid w:val="0427E151"/>
    <w:rsid w:val="042A8DC3"/>
    <w:rsid w:val="042CB02A"/>
    <w:rsid w:val="042FD34E"/>
    <w:rsid w:val="04342803"/>
    <w:rsid w:val="0438120B"/>
    <w:rsid w:val="043ABA57"/>
    <w:rsid w:val="043AF1E4"/>
    <w:rsid w:val="043D25F6"/>
    <w:rsid w:val="043E2B67"/>
    <w:rsid w:val="0455C9DF"/>
    <w:rsid w:val="0455E540"/>
    <w:rsid w:val="045785EF"/>
    <w:rsid w:val="04597AA7"/>
    <w:rsid w:val="04617394"/>
    <w:rsid w:val="0478D87E"/>
    <w:rsid w:val="047D1FDA"/>
    <w:rsid w:val="048137EA"/>
    <w:rsid w:val="048212DA"/>
    <w:rsid w:val="04840C05"/>
    <w:rsid w:val="04846A49"/>
    <w:rsid w:val="04847F22"/>
    <w:rsid w:val="049C16E0"/>
    <w:rsid w:val="049C4C03"/>
    <w:rsid w:val="04A06713"/>
    <w:rsid w:val="04A159F7"/>
    <w:rsid w:val="04A87A0C"/>
    <w:rsid w:val="04AB0EDA"/>
    <w:rsid w:val="04B74556"/>
    <w:rsid w:val="04B85639"/>
    <w:rsid w:val="04BBF676"/>
    <w:rsid w:val="04C1C373"/>
    <w:rsid w:val="04CA58C0"/>
    <w:rsid w:val="04CD451D"/>
    <w:rsid w:val="04CDC3B0"/>
    <w:rsid w:val="04DB6EE8"/>
    <w:rsid w:val="04DF6E33"/>
    <w:rsid w:val="04E3A568"/>
    <w:rsid w:val="04F1B141"/>
    <w:rsid w:val="04F3EA10"/>
    <w:rsid w:val="04F8775C"/>
    <w:rsid w:val="04FAE008"/>
    <w:rsid w:val="0502AFAD"/>
    <w:rsid w:val="051C027F"/>
    <w:rsid w:val="05235B32"/>
    <w:rsid w:val="0525D124"/>
    <w:rsid w:val="05265719"/>
    <w:rsid w:val="052FC7FB"/>
    <w:rsid w:val="053389D0"/>
    <w:rsid w:val="0533F304"/>
    <w:rsid w:val="0537D052"/>
    <w:rsid w:val="0546CE0C"/>
    <w:rsid w:val="05476555"/>
    <w:rsid w:val="054A1CD0"/>
    <w:rsid w:val="0558489E"/>
    <w:rsid w:val="055BCAAC"/>
    <w:rsid w:val="055E87FE"/>
    <w:rsid w:val="055FAF26"/>
    <w:rsid w:val="0560B4FC"/>
    <w:rsid w:val="05620730"/>
    <w:rsid w:val="05622ECA"/>
    <w:rsid w:val="057A3C54"/>
    <w:rsid w:val="058618A3"/>
    <w:rsid w:val="059C556D"/>
    <w:rsid w:val="05A9FD14"/>
    <w:rsid w:val="05AD2AA6"/>
    <w:rsid w:val="05AD3071"/>
    <w:rsid w:val="05ADF928"/>
    <w:rsid w:val="05B8944B"/>
    <w:rsid w:val="05CA39D1"/>
    <w:rsid w:val="05D4AD61"/>
    <w:rsid w:val="05D6AC73"/>
    <w:rsid w:val="05DCB275"/>
    <w:rsid w:val="05DD0729"/>
    <w:rsid w:val="05DFC2EF"/>
    <w:rsid w:val="05E28B34"/>
    <w:rsid w:val="05E508BF"/>
    <w:rsid w:val="05EB0E6B"/>
    <w:rsid w:val="05F5227A"/>
    <w:rsid w:val="05F7BFE1"/>
    <w:rsid w:val="05F98C42"/>
    <w:rsid w:val="05FAAD09"/>
    <w:rsid w:val="05FB42DB"/>
    <w:rsid w:val="05FCDF0C"/>
    <w:rsid w:val="0600FB5D"/>
    <w:rsid w:val="0604EC66"/>
    <w:rsid w:val="06141D3A"/>
    <w:rsid w:val="061543B5"/>
    <w:rsid w:val="06192990"/>
    <w:rsid w:val="06194C00"/>
    <w:rsid w:val="061BE2D0"/>
    <w:rsid w:val="061D0130"/>
    <w:rsid w:val="061F7239"/>
    <w:rsid w:val="062602C0"/>
    <w:rsid w:val="062D7558"/>
    <w:rsid w:val="062DAE3D"/>
    <w:rsid w:val="063AF860"/>
    <w:rsid w:val="06416576"/>
    <w:rsid w:val="06475022"/>
    <w:rsid w:val="0648C740"/>
    <w:rsid w:val="0651058F"/>
    <w:rsid w:val="06512736"/>
    <w:rsid w:val="0653447C"/>
    <w:rsid w:val="0655A8D7"/>
    <w:rsid w:val="065C5196"/>
    <w:rsid w:val="066802F5"/>
    <w:rsid w:val="06715A3D"/>
    <w:rsid w:val="0674B477"/>
    <w:rsid w:val="06813685"/>
    <w:rsid w:val="0682980C"/>
    <w:rsid w:val="0685756A"/>
    <w:rsid w:val="068F0B57"/>
    <w:rsid w:val="068F6B6F"/>
    <w:rsid w:val="069367D8"/>
    <w:rsid w:val="069BD1D8"/>
    <w:rsid w:val="06A3EEB5"/>
    <w:rsid w:val="06AB0AFE"/>
    <w:rsid w:val="06AF14C2"/>
    <w:rsid w:val="06B76551"/>
    <w:rsid w:val="06BEA4E2"/>
    <w:rsid w:val="06C09DE8"/>
    <w:rsid w:val="06C7A409"/>
    <w:rsid w:val="06D0C422"/>
    <w:rsid w:val="06D29F92"/>
    <w:rsid w:val="06D30360"/>
    <w:rsid w:val="06D4ED69"/>
    <w:rsid w:val="06EDC490"/>
    <w:rsid w:val="06FDB645"/>
    <w:rsid w:val="06FDE7F6"/>
    <w:rsid w:val="071981B3"/>
    <w:rsid w:val="071C1423"/>
    <w:rsid w:val="07207278"/>
    <w:rsid w:val="07276E1B"/>
    <w:rsid w:val="072C13CE"/>
    <w:rsid w:val="07383F8F"/>
    <w:rsid w:val="074A88A0"/>
    <w:rsid w:val="0750CF7E"/>
    <w:rsid w:val="07581378"/>
    <w:rsid w:val="075A105F"/>
    <w:rsid w:val="07611BEC"/>
    <w:rsid w:val="07641A22"/>
    <w:rsid w:val="07643601"/>
    <w:rsid w:val="0764484F"/>
    <w:rsid w:val="0765F8F9"/>
    <w:rsid w:val="076A5879"/>
    <w:rsid w:val="0770BFA1"/>
    <w:rsid w:val="07727237"/>
    <w:rsid w:val="07775EBE"/>
    <w:rsid w:val="0777F910"/>
    <w:rsid w:val="077A628B"/>
    <w:rsid w:val="077D0756"/>
    <w:rsid w:val="077E30C8"/>
    <w:rsid w:val="07850920"/>
    <w:rsid w:val="0785C5BB"/>
    <w:rsid w:val="078F38D0"/>
    <w:rsid w:val="0790C675"/>
    <w:rsid w:val="079149AE"/>
    <w:rsid w:val="07922481"/>
    <w:rsid w:val="079B92A9"/>
    <w:rsid w:val="079C930E"/>
    <w:rsid w:val="079EB68B"/>
    <w:rsid w:val="07A0B600"/>
    <w:rsid w:val="07AB0D48"/>
    <w:rsid w:val="07AF58C8"/>
    <w:rsid w:val="07D129EF"/>
    <w:rsid w:val="07E55825"/>
    <w:rsid w:val="07E98E3D"/>
    <w:rsid w:val="07EA84F6"/>
    <w:rsid w:val="07ED7EA5"/>
    <w:rsid w:val="07F6EDAD"/>
    <w:rsid w:val="07F8EF97"/>
    <w:rsid w:val="080CBF3C"/>
    <w:rsid w:val="08139C6D"/>
    <w:rsid w:val="08175C66"/>
    <w:rsid w:val="081B462A"/>
    <w:rsid w:val="081E6535"/>
    <w:rsid w:val="082BA861"/>
    <w:rsid w:val="0830FABE"/>
    <w:rsid w:val="0834CA82"/>
    <w:rsid w:val="08381742"/>
    <w:rsid w:val="084233F8"/>
    <w:rsid w:val="084362E8"/>
    <w:rsid w:val="08458319"/>
    <w:rsid w:val="08490806"/>
    <w:rsid w:val="084B6EB6"/>
    <w:rsid w:val="084BDB17"/>
    <w:rsid w:val="0856F249"/>
    <w:rsid w:val="0859F81F"/>
    <w:rsid w:val="086412C2"/>
    <w:rsid w:val="086BB5C3"/>
    <w:rsid w:val="086F732F"/>
    <w:rsid w:val="08701784"/>
    <w:rsid w:val="08752352"/>
    <w:rsid w:val="08853125"/>
    <w:rsid w:val="0887DA19"/>
    <w:rsid w:val="088BB8BA"/>
    <w:rsid w:val="0890F026"/>
    <w:rsid w:val="0895B428"/>
    <w:rsid w:val="0897D077"/>
    <w:rsid w:val="089AFBBF"/>
    <w:rsid w:val="089CC22A"/>
    <w:rsid w:val="08A091FC"/>
    <w:rsid w:val="08A4D3AB"/>
    <w:rsid w:val="08A6C3F2"/>
    <w:rsid w:val="08ABB480"/>
    <w:rsid w:val="08ACC684"/>
    <w:rsid w:val="08B4D046"/>
    <w:rsid w:val="08B8B775"/>
    <w:rsid w:val="08C243D9"/>
    <w:rsid w:val="08C8EEA2"/>
    <w:rsid w:val="08C9CEB7"/>
    <w:rsid w:val="08CF3D87"/>
    <w:rsid w:val="08CFE70A"/>
    <w:rsid w:val="08D0C346"/>
    <w:rsid w:val="08D47E52"/>
    <w:rsid w:val="08D58D70"/>
    <w:rsid w:val="08D931AE"/>
    <w:rsid w:val="08DEC04A"/>
    <w:rsid w:val="08F2A5FD"/>
    <w:rsid w:val="08F7D072"/>
    <w:rsid w:val="08FD5D32"/>
    <w:rsid w:val="09020B79"/>
    <w:rsid w:val="09030A6C"/>
    <w:rsid w:val="0906CAC8"/>
    <w:rsid w:val="09091AE8"/>
    <w:rsid w:val="090C2CE6"/>
    <w:rsid w:val="09110FA3"/>
    <w:rsid w:val="0911845B"/>
    <w:rsid w:val="09119FBE"/>
    <w:rsid w:val="0911C305"/>
    <w:rsid w:val="09135CED"/>
    <w:rsid w:val="091B81A8"/>
    <w:rsid w:val="091B9797"/>
    <w:rsid w:val="091F2215"/>
    <w:rsid w:val="09234ADF"/>
    <w:rsid w:val="0929A088"/>
    <w:rsid w:val="092C341B"/>
    <w:rsid w:val="092DDF56"/>
    <w:rsid w:val="092F340B"/>
    <w:rsid w:val="09328D68"/>
    <w:rsid w:val="0935FFD7"/>
    <w:rsid w:val="0937506A"/>
    <w:rsid w:val="093E7602"/>
    <w:rsid w:val="09425749"/>
    <w:rsid w:val="09447E9C"/>
    <w:rsid w:val="094AC85B"/>
    <w:rsid w:val="094E5D0C"/>
    <w:rsid w:val="094FEA25"/>
    <w:rsid w:val="0950596C"/>
    <w:rsid w:val="0950E2BB"/>
    <w:rsid w:val="0954A015"/>
    <w:rsid w:val="0955725E"/>
    <w:rsid w:val="0956086D"/>
    <w:rsid w:val="0958C667"/>
    <w:rsid w:val="095D7190"/>
    <w:rsid w:val="09612B7A"/>
    <w:rsid w:val="096A4CD0"/>
    <w:rsid w:val="096F518D"/>
    <w:rsid w:val="097155E3"/>
    <w:rsid w:val="0976E53E"/>
    <w:rsid w:val="097D1563"/>
    <w:rsid w:val="0991C9D0"/>
    <w:rsid w:val="099C9753"/>
    <w:rsid w:val="09A6FB64"/>
    <w:rsid w:val="09A9FC8B"/>
    <w:rsid w:val="09AC799B"/>
    <w:rsid w:val="09AF217C"/>
    <w:rsid w:val="09B3331E"/>
    <w:rsid w:val="09BF9BE3"/>
    <w:rsid w:val="09C10F88"/>
    <w:rsid w:val="09C691E4"/>
    <w:rsid w:val="09DE5B81"/>
    <w:rsid w:val="09E077C3"/>
    <w:rsid w:val="09E39D14"/>
    <w:rsid w:val="09E43EBB"/>
    <w:rsid w:val="09EAAE5D"/>
    <w:rsid w:val="09EDDAFA"/>
    <w:rsid w:val="0A088EE1"/>
    <w:rsid w:val="0A0B54EE"/>
    <w:rsid w:val="0A2068EB"/>
    <w:rsid w:val="0A2D9C52"/>
    <w:rsid w:val="0A2EBED2"/>
    <w:rsid w:val="0A2FEEE5"/>
    <w:rsid w:val="0A3B3354"/>
    <w:rsid w:val="0A3CF5D0"/>
    <w:rsid w:val="0A425C18"/>
    <w:rsid w:val="0A4390FB"/>
    <w:rsid w:val="0A442B6A"/>
    <w:rsid w:val="0A5B0EB4"/>
    <w:rsid w:val="0A5B45A2"/>
    <w:rsid w:val="0A5D60B1"/>
    <w:rsid w:val="0A5FDBC7"/>
    <w:rsid w:val="0A657ACE"/>
    <w:rsid w:val="0A6DB4EB"/>
    <w:rsid w:val="0A712D62"/>
    <w:rsid w:val="0A726CE6"/>
    <w:rsid w:val="0A73F0DE"/>
    <w:rsid w:val="0A745A9C"/>
    <w:rsid w:val="0A762110"/>
    <w:rsid w:val="0A9AB822"/>
    <w:rsid w:val="0A9BEC00"/>
    <w:rsid w:val="0A9D1C9B"/>
    <w:rsid w:val="0A9FE457"/>
    <w:rsid w:val="0AA2DE71"/>
    <w:rsid w:val="0AA31C98"/>
    <w:rsid w:val="0AA384C5"/>
    <w:rsid w:val="0AAB2ACB"/>
    <w:rsid w:val="0AABB8B4"/>
    <w:rsid w:val="0AB21C16"/>
    <w:rsid w:val="0AB6AA6E"/>
    <w:rsid w:val="0ABA3A93"/>
    <w:rsid w:val="0AC3D17F"/>
    <w:rsid w:val="0AC68E3A"/>
    <w:rsid w:val="0ACD19E8"/>
    <w:rsid w:val="0AD3CD31"/>
    <w:rsid w:val="0AD5ED7A"/>
    <w:rsid w:val="0AD7F3BA"/>
    <w:rsid w:val="0ADB28DC"/>
    <w:rsid w:val="0AE60AF5"/>
    <w:rsid w:val="0AF00DF6"/>
    <w:rsid w:val="0AF6F170"/>
    <w:rsid w:val="0B0DEF90"/>
    <w:rsid w:val="0B15E73A"/>
    <w:rsid w:val="0B1691B5"/>
    <w:rsid w:val="0B1FD36C"/>
    <w:rsid w:val="0B1FDB45"/>
    <w:rsid w:val="0B22118E"/>
    <w:rsid w:val="0B22A18D"/>
    <w:rsid w:val="0B24BD61"/>
    <w:rsid w:val="0B25AE76"/>
    <w:rsid w:val="0B310462"/>
    <w:rsid w:val="0B377C39"/>
    <w:rsid w:val="0B3AD4C9"/>
    <w:rsid w:val="0B412082"/>
    <w:rsid w:val="0B45F076"/>
    <w:rsid w:val="0B4C2801"/>
    <w:rsid w:val="0B4C4BEA"/>
    <w:rsid w:val="0B52E6EC"/>
    <w:rsid w:val="0B56A3A7"/>
    <w:rsid w:val="0B5CED8F"/>
    <w:rsid w:val="0B69EF84"/>
    <w:rsid w:val="0B6B3463"/>
    <w:rsid w:val="0B76DA60"/>
    <w:rsid w:val="0B8021D7"/>
    <w:rsid w:val="0B897FC8"/>
    <w:rsid w:val="0B8F2B51"/>
    <w:rsid w:val="0B8F606A"/>
    <w:rsid w:val="0B9C90EA"/>
    <w:rsid w:val="0BA15AD9"/>
    <w:rsid w:val="0BA1D862"/>
    <w:rsid w:val="0BAD0B09"/>
    <w:rsid w:val="0BB08383"/>
    <w:rsid w:val="0BB23839"/>
    <w:rsid w:val="0BB532E0"/>
    <w:rsid w:val="0BC131DA"/>
    <w:rsid w:val="0BC2D050"/>
    <w:rsid w:val="0BC65CC5"/>
    <w:rsid w:val="0BD29E43"/>
    <w:rsid w:val="0BD553B6"/>
    <w:rsid w:val="0BD7888A"/>
    <w:rsid w:val="0BEC3E2E"/>
    <w:rsid w:val="0BF3D6A8"/>
    <w:rsid w:val="0BFCD362"/>
    <w:rsid w:val="0C01FE15"/>
    <w:rsid w:val="0C0623C9"/>
    <w:rsid w:val="0C07477C"/>
    <w:rsid w:val="0C0988A3"/>
    <w:rsid w:val="0C110082"/>
    <w:rsid w:val="0C1677B1"/>
    <w:rsid w:val="0C17F020"/>
    <w:rsid w:val="0C1BC5CE"/>
    <w:rsid w:val="0C1FB59A"/>
    <w:rsid w:val="0C2B47D5"/>
    <w:rsid w:val="0C33348A"/>
    <w:rsid w:val="0C3369D1"/>
    <w:rsid w:val="0C33D4FF"/>
    <w:rsid w:val="0C3A3DC7"/>
    <w:rsid w:val="0C3D65D2"/>
    <w:rsid w:val="0C45620B"/>
    <w:rsid w:val="0C481232"/>
    <w:rsid w:val="0C4A6737"/>
    <w:rsid w:val="0C4E5099"/>
    <w:rsid w:val="0C50DA19"/>
    <w:rsid w:val="0C51E846"/>
    <w:rsid w:val="0C55CC25"/>
    <w:rsid w:val="0C577C76"/>
    <w:rsid w:val="0C62A9F3"/>
    <w:rsid w:val="0C6AF4D7"/>
    <w:rsid w:val="0C70897F"/>
    <w:rsid w:val="0C754523"/>
    <w:rsid w:val="0C78AD97"/>
    <w:rsid w:val="0C79C6FC"/>
    <w:rsid w:val="0C7B8147"/>
    <w:rsid w:val="0C7F936B"/>
    <w:rsid w:val="0C83B49D"/>
    <w:rsid w:val="0C8A941C"/>
    <w:rsid w:val="0C8B661A"/>
    <w:rsid w:val="0C8D6922"/>
    <w:rsid w:val="0C8E2E09"/>
    <w:rsid w:val="0C9F9C41"/>
    <w:rsid w:val="0CA00548"/>
    <w:rsid w:val="0CA534AD"/>
    <w:rsid w:val="0CA69213"/>
    <w:rsid w:val="0CABB3A7"/>
    <w:rsid w:val="0CAC8E3D"/>
    <w:rsid w:val="0CB14B29"/>
    <w:rsid w:val="0CB8E8C8"/>
    <w:rsid w:val="0CC9C417"/>
    <w:rsid w:val="0CD0DE56"/>
    <w:rsid w:val="0CD4421F"/>
    <w:rsid w:val="0CD62B30"/>
    <w:rsid w:val="0CD70953"/>
    <w:rsid w:val="0CDD0220"/>
    <w:rsid w:val="0CE3DD38"/>
    <w:rsid w:val="0CE6006D"/>
    <w:rsid w:val="0CE7CFD1"/>
    <w:rsid w:val="0CEEB74D"/>
    <w:rsid w:val="0CFA552F"/>
    <w:rsid w:val="0CFF4559"/>
    <w:rsid w:val="0D0322DA"/>
    <w:rsid w:val="0D0AC9CF"/>
    <w:rsid w:val="0D0C9CE4"/>
    <w:rsid w:val="0D0E6F71"/>
    <w:rsid w:val="0D103A3E"/>
    <w:rsid w:val="0D17022C"/>
    <w:rsid w:val="0D1BF238"/>
    <w:rsid w:val="0D217515"/>
    <w:rsid w:val="0D23BA78"/>
    <w:rsid w:val="0D251464"/>
    <w:rsid w:val="0D2A970B"/>
    <w:rsid w:val="0D2AE7A2"/>
    <w:rsid w:val="0D345A57"/>
    <w:rsid w:val="0D388D37"/>
    <w:rsid w:val="0D392F28"/>
    <w:rsid w:val="0D40F9ED"/>
    <w:rsid w:val="0D43DC3A"/>
    <w:rsid w:val="0D48FDC4"/>
    <w:rsid w:val="0D4ACA06"/>
    <w:rsid w:val="0D4FF08C"/>
    <w:rsid w:val="0D5D0F71"/>
    <w:rsid w:val="0D5DBAE3"/>
    <w:rsid w:val="0D6D6D90"/>
    <w:rsid w:val="0D71AA74"/>
    <w:rsid w:val="0D721143"/>
    <w:rsid w:val="0D7B3F81"/>
    <w:rsid w:val="0D7EA80C"/>
    <w:rsid w:val="0D8E9CDB"/>
    <w:rsid w:val="0D8FB510"/>
    <w:rsid w:val="0D999BC5"/>
    <w:rsid w:val="0D9B344E"/>
    <w:rsid w:val="0DA4CB10"/>
    <w:rsid w:val="0DAC632F"/>
    <w:rsid w:val="0DAF0366"/>
    <w:rsid w:val="0DAF5197"/>
    <w:rsid w:val="0DB01DB8"/>
    <w:rsid w:val="0DB03E65"/>
    <w:rsid w:val="0DB162BD"/>
    <w:rsid w:val="0DBAB3A0"/>
    <w:rsid w:val="0DBB2AD4"/>
    <w:rsid w:val="0DBD60E3"/>
    <w:rsid w:val="0DC2BF92"/>
    <w:rsid w:val="0DC326C1"/>
    <w:rsid w:val="0DC69822"/>
    <w:rsid w:val="0DCC3F18"/>
    <w:rsid w:val="0DD09388"/>
    <w:rsid w:val="0DD7D1C0"/>
    <w:rsid w:val="0DDF670C"/>
    <w:rsid w:val="0DE178C9"/>
    <w:rsid w:val="0DE634DD"/>
    <w:rsid w:val="0DE79291"/>
    <w:rsid w:val="0DF9807E"/>
    <w:rsid w:val="0DFC2AD5"/>
    <w:rsid w:val="0DFE0EAA"/>
    <w:rsid w:val="0E0012D1"/>
    <w:rsid w:val="0E031F27"/>
    <w:rsid w:val="0E0A2327"/>
    <w:rsid w:val="0E1258C5"/>
    <w:rsid w:val="0E1A538A"/>
    <w:rsid w:val="0E1BAA4E"/>
    <w:rsid w:val="0E248BD5"/>
    <w:rsid w:val="0E2659BE"/>
    <w:rsid w:val="0E36E23F"/>
    <w:rsid w:val="0E378D2D"/>
    <w:rsid w:val="0E3B843F"/>
    <w:rsid w:val="0E53B947"/>
    <w:rsid w:val="0E56038C"/>
    <w:rsid w:val="0E640209"/>
    <w:rsid w:val="0E695A1B"/>
    <w:rsid w:val="0E700D86"/>
    <w:rsid w:val="0E70B058"/>
    <w:rsid w:val="0E80661B"/>
    <w:rsid w:val="0E8D7C99"/>
    <w:rsid w:val="0E91D42A"/>
    <w:rsid w:val="0E9AA594"/>
    <w:rsid w:val="0E9D5CF8"/>
    <w:rsid w:val="0EA55323"/>
    <w:rsid w:val="0EAAE4CB"/>
    <w:rsid w:val="0EB992EE"/>
    <w:rsid w:val="0EBD5B28"/>
    <w:rsid w:val="0EC2CB93"/>
    <w:rsid w:val="0EE51B96"/>
    <w:rsid w:val="0EE6EE59"/>
    <w:rsid w:val="0EF5EF08"/>
    <w:rsid w:val="0F017541"/>
    <w:rsid w:val="0F0D2509"/>
    <w:rsid w:val="0F264793"/>
    <w:rsid w:val="0F28AFCE"/>
    <w:rsid w:val="0F2BA589"/>
    <w:rsid w:val="0F330C19"/>
    <w:rsid w:val="0F358FB7"/>
    <w:rsid w:val="0F39E4E6"/>
    <w:rsid w:val="0F3A2869"/>
    <w:rsid w:val="0F3CB4A3"/>
    <w:rsid w:val="0F3F91FE"/>
    <w:rsid w:val="0F428057"/>
    <w:rsid w:val="0F47ABE9"/>
    <w:rsid w:val="0F493A4C"/>
    <w:rsid w:val="0F4C9029"/>
    <w:rsid w:val="0F4C9EED"/>
    <w:rsid w:val="0F61CBF5"/>
    <w:rsid w:val="0F61FF91"/>
    <w:rsid w:val="0F655BC9"/>
    <w:rsid w:val="0F6E47EA"/>
    <w:rsid w:val="0F7128EE"/>
    <w:rsid w:val="0F78F864"/>
    <w:rsid w:val="0F7F9CC1"/>
    <w:rsid w:val="0F86C7A1"/>
    <w:rsid w:val="0F8B9457"/>
    <w:rsid w:val="0F941DC5"/>
    <w:rsid w:val="0F9CDA41"/>
    <w:rsid w:val="0FA16C88"/>
    <w:rsid w:val="0FCA421F"/>
    <w:rsid w:val="0FCB4FD4"/>
    <w:rsid w:val="0FD3CABE"/>
    <w:rsid w:val="0FD73650"/>
    <w:rsid w:val="0FDF5874"/>
    <w:rsid w:val="0FE3CA98"/>
    <w:rsid w:val="0FED2D51"/>
    <w:rsid w:val="0FEEC89D"/>
    <w:rsid w:val="0FFBA755"/>
    <w:rsid w:val="0FFF040D"/>
    <w:rsid w:val="1007E5CA"/>
    <w:rsid w:val="100DA1DF"/>
    <w:rsid w:val="10127829"/>
    <w:rsid w:val="10183639"/>
    <w:rsid w:val="101E3AA3"/>
    <w:rsid w:val="102EBB42"/>
    <w:rsid w:val="1032B649"/>
    <w:rsid w:val="10360D97"/>
    <w:rsid w:val="1040625A"/>
    <w:rsid w:val="104280F8"/>
    <w:rsid w:val="10432775"/>
    <w:rsid w:val="1044263F"/>
    <w:rsid w:val="104B5A68"/>
    <w:rsid w:val="104C2475"/>
    <w:rsid w:val="104F80BC"/>
    <w:rsid w:val="10513EC7"/>
    <w:rsid w:val="1056E0DE"/>
    <w:rsid w:val="1058E537"/>
    <w:rsid w:val="105BAB34"/>
    <w:rsid w:val="106759BD"/>
    <w:rsid w:val="1069176C"/>
    <w:rsid w:val="106D6B6F"/>
    <w:rsid w:val="1078C20D"/>
    <w:rsid w:val="108388A0"/>
    <w:rsid w:val="1084A584"/>
    <w:rsid w:val="10888005"/>
    <w:rsid w:val="108F8274"/>
    <w:rsid w:val="1090F5FB"/>
    <w:rsid w:val="109291EF"/>
    <w:rsid w:val="10930DB4"/>
    <w:rsid w:val="1093E805"/>
    <w:rsid w:val="109A2B88"/>
    <w:rsid w:val="109C3FE3"/>
    <w:rsid w:val="10A220A6"/>
    <w:rsid w:val="10A64EBE"/>
    <w:rsid w:val="10A8CD31"/>
    <w:rsid w:val="10BA0CC4"/>
    <w:rsid w:val="10BDC479"/>
    <w:rsid w:val="10BE9FC5"/>
    <w:rsid w:val="10C04C49"/>
    <w:rsid w:val="10C4FFD5"/>
    <w:rsid w:val="10C958C9"/>
    <w:rsid w:val="10CB6439"/>
    <w:rsid w:val="10CD8055"/>
    <w:rsid w:val="10D74AC0"/>
    <w:rsid w:val="10DCCB61"/>
    <w:rsid w:val="10E2FCC5"/>
    <w:rsid w:val="10E773A9"/>
    <w:rsid w:val="10E97AE5"/>
    <w:rsid w:val="10EC34E9"/>
    <w:rsid w:val="10EFF41A"/>
    <w:rsid w:val="10F52310"/>
    <w:rsid w:val="10F9DF53"/>
    <w:rsid w:val="10FB8230"/>
    <w:rsid w:val="10FD3E2A"/>
    <w:rsid w:val="10FDDF71"/>
    <w:rsid w:val="10FF51FD"/>
    <w:rsid w:val="11027C3F"/>
    <w:rsid w:val="1102D1AF"/>
    <w:rsid w:val="110F9143"/>
    <w:rsid w:val="1113FF4D"/>
    <w:rsid w:val="1118CBBF"/>
    <w:rsid w:val="112A80E0"/>
    <w:rsid w:val="112C41FE"/>
    <w:rsid w:val="112E2D90"/>
    <w:rsid w:val="114755ED"/>
    <w:rsid w:val="11487C32"/>
    <w:rsid w:val="114BA65F"/>
    <w:rsid w:val="114BAC65"/>
    <w:rsid w:val="114E7911"/>
    <w:rsid w:val="1157E15A"/>
    <w:rsid w:val="115FE2CC"/>
    <w:rsid w:val="11733D1F"/>
    <w:rsid w:val="11764233"/>
    <w:rsid w:val="1176B06B"/>
    <w:rsid w:val="117B8A4A"/>
    <w:rsid w:val="11828F1B"/>
    <w:rsid w:val="11854EF2"/>
    <w:rsid w:val="118B3EDC"/>
    <w:rsid w:val="118EB7C9"/>
    <w:rsid w:val="118F9863"/>
    <w:rsid w:val="1196C8C1"/>
    <w:rsid w:val="119D5CAF"/>
    <w:rsid w:val="11A491ED"/>
    <w:rsid w:val="11AF99E2"/>
    <w:rsid w:val="11BA3BE6"/>
    <w:rsid w:val="11BFBE0D"/>
    <w:rsid w:val="11C18E1D"/>
    <w:rsid w:val="11C3FBD0"/>
    <w:rsid w:val="11CA6A87"/>
    <w:rsid w:val="11D1900D"/>
    <w:rsid w:val="11D2687D"/>
    <w:rsid w:val="11D637F3"/>
    <w:rsid w:val="11D942ED"/>
    <w:rsid w:val="11DBFAEA"/>
    <w:rsid w:val="11E21125"/>
    <w:rsid w:val="11E3089C"/>
    <w:rsid w:val="11E3E8C0"/>
    <w:rsid w:val="11E7ECC6"/>
    <w:rsid w:val="11EB1B03"/>
    <w:rsid w:val="11F16124"/>
    <w:rsid w:val="11F9CAED"/>
    <w:rsid w:val="11FD102C"/>
    <w:rsid w:val="1212F5BD"/>
    <w:rsid w:val="1220C9F4"/>
    <w:rsid w:val="1220E36B"/>
    <w:rsid w:val="1237E406"/>
    <w:rsid w:val="123BC6B6"/>
    <w:rsid w:val="124B8901"/>
    <w:rsid w:val="124D6940"/>
    <w:rsid w:val="1252EF5D"/>
    <w:rsid w:val="1253F610"/>
    <w:rsid w:val="1258E42F"/>
    <w:rsid w:val="12702FB6"/>
    <w:rsid w:val="1274E645"/>
    <w:rsid w:val="12796D3D"/>
    <w:rsid w:val="127B653A"/>
    <w:rsid w:val="127D7916"/>
    <w:rsid w:val="12829F91"/>
    <w:rsid w:val="1285A604"/>
    <w:rsid w:val="12894B01"/>
    <w:rsid w:val="128B07B9"/>
    <w:rsid w:val="128F09D0"/>
    <w:rsid w:val="12934A71"/>
    <w:rsid w:val="1293D82B"/>
    <w:rsid w:val="129734B5"/>
    <w:rsid w:val="129AA512"/>
    <w:rsid w:val="129BF0A5"/>
    <w:rsid w:val="129D1508"/>
    <w:rsid w:val="12A2DB83"/>
    <w:rsid w:val="12AB8D58"/>
    <w:rsid w:val="12AEA62E"/>
    <w:rsid w:val="12AFE962"/>
    <w:rsid w:val="12B1F09F"/>
    <w:rsid w:val="12BE45F7"/>
    <w:rsid w:val="12C6C88C"/>
    <w:rsid w:val="12C9217E"/>
    <w:rsid w:val="12C9FDF1"/>
    <w:rsid w:val="12D457C0"/>
    <w:rsid w:val="12D4D587"/>
    <w:rsid w:val="12D5F08C"/>
    <w:rsid w:val="12DF5D13"/>
    <w:rsid w:val="12E87034"/>
    <w:rsid w:val="12E88C6F"/>
    <w:rsid w:val="12F67808"/>
    <w:rsid w:val="12FFD026"/>
    <w:rsid w:val="1302D152"/>
    <w:rsid w:val="1303D1AF"/>
    <w:rsid w:val="130D5926"/>
    <w:rsid w:val="13114963"/>
    <w:rsid w:val="13198A0A"/>
    <w:rsid w:val="131BE7FD"/>
    <w:rsid w:val="131ED168"/>
    <w:rsid w:val="1322007D"/>
    <w:rsid w:val="13263D9C"/>
    <w:rsid w:val="132B5B8C"/>
    <w:rsid w:val="132EB24E"/>
    <w:rsid w:val="132F3E41"/>
    <w:rsid w:val="132F49C6"/>
    <w:rsid w:val="133902C5"/>
    <w:rsid w:val="1339BB13"/>
    <w:rsid w:val="1346DB30"/>
    <w:rsid w:val="1350D273"/>
    <w:rsid w:val="1351495E"/>
    <w:rsid w:val="13519836"/>
    <w:rsid w:val="1354F283"/>
    <w:rsid w:val="135668CA"/>
    <w:rsid w:val="136234BE"/>
    <w:rsid w:val="136EE2CB"/>
    <w:rsid w:val="1374AB8D"/>
    <w:rsid w:val="13753A73"/>
    <w:rsid w:val="13852B40"/>
    <w:rsid w:val="13878509"/>
    <w:rsid w:val="1390B699"/>
    <w:rsid w:val="13A9DD51"/>
    <w:rsid w:val="13B72149"/>
    <w:rsid w:val="13BA8AB7"/>
    <w:rsid w:val="13BB31CE"/>
    <w:rsid w:val="13CBDA18"/>
    <w:rsid w:val="13CCB362"/>
    <w:rsid w:val="13CE20A5"/>
    <w:rsid w:val="13D93D7A"/>
    <w:rsid w:val="13E15AA7"/>
    <w:rsid w:val="13E65762"/>
    <w:rsid w:val="13E7063B"/>
    <w:rsid w:val="13EBDF11"/>
    <w:rsid w:val="13ED2059"/>
    <w:rsid w:val="13EE49CE"/>
    <w:rsid w:val="13EECF38"/>
    <w:rsid w:val="13F09887"/>
    <w:rsid w:val="13F773BE"/>
    <w:rsid w:val="13FA94CA"/>
    <w:rsid w:val="13FD2225"/>
    <w:rsid w:val="13FFA99E"/>
    <w:rsid w:val="14009914"/>
    <w:rsid w:val="140133FB"/>
    <w:rsid w:val="14027FB8"/>
    <w:rsid w:val="14137DEE"/>
    <w:rsid w:val="14176724"/>
    <w:rsid w:val="1418E587"/>
    <w:rsid w:val="141F5F3C"/>
    <w:rsid w:val="14201BE3"/>
    <w:rsid w:val="142AEA5C"/>
    <w:rsid w:val="143443DF"/>
    <w:rsid w:val="144AC7C2"/>
    <w:rsid w:val="144C6987"/>
    <w:rsid w:val="14508819"/>
    <w:rsid w:val="14526437"/>
    <w:rsid w:val="145B0E92"/>
    <w:rsid w:val="145B288C"/>
    <w:rsid w:val="146003C2"/>
    <w:rsid w:val="146076AE"/>
    <w:rsid w:val="146A9279"/>
    <w:rsid w:val="146B70DD"/>
    <w:rsid w:val="146DBBD8"/>
    <w:rsid w:val="1472F12C"/>
    <w:rsid w:val="14753E47"/>
    <w:rsid w:val="14841BEC"/>
    <w:rsid w:val="14971987"/>
    <w:rsid w:val="1497E2CF"/>
    <w:rsid w:val="1498F569"/>
    <w:rsid w:val="14994668"/>
    <w:rsid w:val="14A400B3"/>
    <w:rsid w:val="14A48B3B"/>
    <w:rsid w:val="14B2FBDE"/>
    <w:rsid w:val="14CD31AC"/>
    <w:rsid w:val="14D22B88"/>
    <w:rsid w:val="14D7AA07"/>
    <w:rsid w:val="14E423AE"/>
    <w:rsid w:val="14E47EF2"/>
    <w:rsid w:val="14E57B27"/>
    <w:rsid w:val="14E6CC86"/>
    <w:rsid w:val="14E8BEFB"/>
    <w:rsid w:val="14ED35C6"/>
    <w:rsid w:val="14FBA11D"/>
    <w:rsid w:val="14FC2D49"/>
    <w:rsid w:val="14FCBEE4"/>
    <w:rsid w:val="14FFAEE1"/>
    <w:rsid w:val="14FFB777"/>
    <w:rsid w:val="15087222"/>
    <w:rsid w:val="1516745C"/>
    <w:rsid w:val="1516A72D"/>
    <w:rsid w:val="151B75D0"/>
    <w:rsid w:val="151F6239"/>
    <w:rsid w:val="1522B395"/>
    <w:rsid w:val="152F8663"/>
    <w:rsid w:val="153075A1"/>
    <w:rsid w:val="1535562D"/>
    <w:rsid w:val="153AA604"/>
    <w:rsid w:val="153CAB76"/>
    <w:rsid w:val="1553AF38"/>
    <w:rsid w:val="15606878"/>
    <w:rsid w:val="156D4D31"/>
    <w:rsid w:val="1572CC63"/>
    <w:rsid w:val="1574AD2A"/>
    <w:rsid w:val="15784717"/>
    <w:rsid w:val="157C4DA8"/>
    <w:rsid w:val="1598F65D"/>
    <w:rsid w:val="15A03487"/>
    <w:rsid w:val="15A2D955"/>
    <w:rsid w:val="15A6D5FB"/>
    <w:rsid w:val="15A7CC1B"/>
    <w:rsid w:val="15AADB00"/>
    <w:rsid w:val="15BA807E"/>
    <w:rsid w:val="15C328F1"/>
    <w:rsid w:val="15C35E7D"/>
    <w:rsid w:val="15C68780"/>
    <w:rsid w:val="15CA06A2"/>
    <w:rsid w:val="15D15094"/>
    <w:rsid w:val="15DD0BFE"/>
    <w:rsid w:val="15E45C9E"/>
    <w:rsid w:val="15E988EE"/>
    <w:rsid w:val="15EE09B4"/>
    <w:rsid w:val="15EE8659"/>
    <w:rsid w:val="15F5CC5A"/>
    <w:rsid w:val="16019EB3"/>
    <w:rsid w:val="16022962"/>
    <w:rsid w:val="160776A0"/>
    <w:rsid w:val="160DE942"/>
    <w:rsid w:val="160EAB32"/>
    <w:rsid w:val="1614B93D"/>
    <w:rsid w:val="161C1003"/>
    <w:rsid w:val="1625D7BE"/>
    <w:rsid w:val="16268704"/>
    <w:rsid w:val="16294101"/>
    <w:rsid w:val="162BD6A3"/>
    <w:rsid w:val="16326D07"/>
    <w:rsid w:val="163E3A32"/>
    <w:rsid w:val="16492CF6"/>
    <w:rsid w:val="16493EF3"/>
    <w:rsid w:val="1649D93F"/>
    <w:rsid w:val="16551D1D"/>
    <w:rsid w:val="16581BEA"/>
    <w:rsid w:val="165F3F27"/>
    <w:rsid w:val="16640F20"/>
    <w:rsid w:val="16662BB6"/>
    <w:rsid w:val="1668680A"/>
    <w:rsid w:val="166A0047"/>
    <w:rsid w:val="166C23E0"/>
    <w:rsid w:val="166E0AA2"/>
    <w:rsid w:val="166E4930"/>
    <w:rsid w:val="16771EF9"/>
    <w:rsid w:val="167FF5E3"/>
    <w:rsid w:val="168FC893"/>
    <w:rsid w:val="168FE35E"/>
    <w:rsid w:val="169C5419"/>
    <w:rsid w:val="16A296D7"/>
    <w:rsid w:val="16B5C481"/>
    <w:rsid w:val="16CA3E2A"/>
    <w:rsid w:val="16CB5814"/>
    <w:rsid w:val="16D08CCC"/>
    <w:rsid w:val="16D2CF96"/>
    <w:rsid w:val="16DABBF7"/>
    <w:rsid w:val="16DBF2BD"/>
    <w:rsid w:val="16E094E4"/>
    <w:rsid w:val="16E0EB7F"/>
    <w:rsid w:val="16E327F4"/>
    <w:rsid w:val="16E37C9C"/>
    <w:rsid w:val="16E383DD"/>
    <w:rsid w:val="16E398F2"/>
    <w:rsid w:val="16E4D9F0"/>
    <w:rsid w:val="16F1A158"/>
    <w:rsid w:val="16F8C4D5"/>
    <w:rsid w:val="170BE184"/>
    <w:rsid w:val="170CE951"/>
    <w:rsid w:val="1712BB58"/>
    <w:rsid w:val="1713134D"/>
    <w:rsid w:val="171EEB5B"/>
    <w:rsid w:val="17227D23"/>
    <w:rsid w:val="17242332"/>
    <w:rsid w:val="172EE85E"/>
    <w:rsid w:val="1731A075"/>
    <w:rsid w:val="17364D03"/>
    <w:rsid w:val="17369C74"/>
    <w:rsid w:val="1737B99F"/>
    <w:rsid w:val="174B2487"/>
    <w:rsid w:val="174D4483"/>
    <w:rsid w:val="175091ED"/>
    <w:rsid w:val="1752B05B"/>
    <w:rsid w:val="1759FD08"/>
    <w:rsid w:val="175ADDA9"/>
    <w:rsid w:val="175B6977"/>
    <w:rsid w:val="175C5019"/>
    <w:rsid w:val="175FA6E1"/>
    <w:rsid w:val="17671D3E"/>
    <w:rsid w:val="17672D16"/>
    <w:rsid w:val="1778524F"/>
    <w:rsid w:val="17792D03"/>
    <w:rsid w:val="177F7D9D"/>
    <w:rsid w:val="1781EC8F"/>
    <w:rsid w:val="1791B71A"/>
    <w:rsid w:val="17997249"/>
    <w:rsid w:val="179E7C1B"/>
    <w:rsid w:val="17A2125E"/>
    <w:rsid w:val="17AC53F1"/>
    <w:rsid w:val="17ACBD11"/>
    <w:rsid w:val="17B22E0F"/>
    <w:rsid w:val="17B420B4"/>
    <w:rsid w:val="17BFC785"/>
    <w:rsid w:val="17C0A794"/>
    <w:rsid w:val="17C13EFF"/>
    <w:rsid w:val="17CC1B94"/>
    <w:rsid w:val="17CE0B21"/>
    <w:rsid w:val="17CFC15C"/>
    <w:rsid w:val="17D2D386"/>
    <w:rsid w:val="17DE66E9"/>
    <w:rsid w:val="17E5C277"/>
    <w:rsid w:val="17E6FBFF"/>
    <w:rsid w:val="17EA5040"/>
    <w:rsid w:val="17F0EA84"/>
    <w:rsid w:val="17F96C9D"/>
    <w:rsid w:val="17F9E0F1"/>
    <w:rsid w:val="17FD3A97"/>
    <w:rsid w:val="18038B02"/>
    <w:rsid w:val="180782FD"/>
    <w:rsid w:val="180A6F68"/>
    <w:rsid w:val="180B031A"/>
    <w:rsid w:val="180CA080"/>
    <w:rsid w:val="180D0510"/>
    <w:rsid w:val="18120888"/>
    <w:rsid w:val="18218145"/>
    <w:rsid w:val="1822291C"/>
    <w:rsid w:val="18296C51"/>
    <w:rsid w:val="18390A78"/>
    <w:rsid w:val="183B6E47"/>
    <w:rsid w:val="183F6A43"/>
    <w:rsid w:val="184012E4"/>
    <w:rsid w:val="18465CC6"/>
    <w:rsid w:val="18589C25"/>
    <w:rsid w:val="1869EC67"/>
    <w:rsid w:val="186EC5A5"/>
    <w:rsid w:val="1873AF02"/>
    <w:rsid w:val="18760098"/>
    <w:rsid w:val="18806361"/>
    <w:rsid w:val="188A3D95"/>
    <w:rsid w:val="189F543B"/>
    <w:rsid w:val="18A0A540"/>
    <w:rsid w:val="18A3A05E"/>
    <w:rsid w:val="18A67077"/>
    <w:rsid w:val="18A8E0D6"/>
    <w:rsid w:val="18AB069F"/>
    <w:rsid w:val="18B3B1E0"/>
    <w:rsid w:val="18B82421"/>
    <w:rsid w:val="18C527C9"/>
    <w:rsid w:val="18C85EC0"/>
    <w:rsid w:val="18D01C50"/>
    <w:rsid w:val="18D0FBFA"/>
    <w:rsid w:val="18D13D00"/>
    <w:rsid w:val="18DE8696"/>
    <w:rsid w:val="18E88938"/>
    <w:rsid w:val="18F05C66"/>
    <w:rsid w:val="18F0C658"/>
    <w:rsid w:val="18FA32BA"/>
    <w:rsid w:val="18FAC9B3"/>
    <w:rsid w:val="18FC50C7"/>
    <w:rsid w:val="19014EEC"/>
    <w:rsid w:val="190E2B84"/>
    <w:rsid w:val="1916EDFA"/>
    <w:rsid w:val="1917CF92"/>
    <w:rsid w:val="191DBCF0"/>
    <w:rsid w:val="19231D28"/>
    <w:rsid w:val="19251AB2"/>
    <w:rsid w:val="19253C13"/>
    <w:rsid w:val="192CE34E"/>
    <w:rsid w:val="192D54AA"/>
    <w:rsid w:val="192EDB84"/>
    <w:rsid w:val="19306C0E"/>
    <w:rsid w:val="1932F6E7"/>
    <w:rsid w:val="193A8F81"/>
    <w:rsid w:val="19412CFB"/>
    <w:rsid w:val="19517476"/>
    <w:rsid w:val="195F270A"/>
    <w:rsid w:val="196014A3"/>
    <w:rsid w:val="1965A08A"/>
    <w:rsid w:val="196C0094"/>
    <w:rsid w:val="1970B4F4"/>
    <w:rsid w:val="1970D9A9"/>
    <w:rsid w:val="1973108F"/>
    <w:rsid w:val="1976D0E7"/>
    <w:rsid w:val="19785C4B"/>
    <w:rsid w:val="19839AC3"/>
    <w:rsid w:val="19856E64"/>
    <w:rsid w:val="198B0088"/>
    <w:rsid w:val="198F0D81"/>
    <w:rsid w:val="1992749B"/>
    <w:rsid w:val="19941E6E"/>
    <w:rsid w:val="199452E6"/>
    <w:rsid w:val="19964F2C"/>
    <w:rsid w:val="199BD99B"/>
    <w:rsid w:val="199E5CCB"/>
    <w:rsid w:val="19AAB0F7"/>
    <w:rsid w:val="19AAB606"/>
    <w:rsid w:val="19ADCFFB"/>
    <w:rsid w:val="19CB8731"/>
    <w:rsid w:val="19DA8372"/>
    <w:rsid w:val="19DB607C"/>
    <w:rsid w:val="19DC2A6C"/>
    <w:rsid w:val="19E01DA2"/>
    <w:rsid w:val="19E6519A"/>
    <w:rsid w:val="19E78557"/>
    <w:rsid w:val="19E8D98E"/>
    <w:rsid w:val="19EBB764"/>
    <w:rsid w:val="19EECD62"/>
    <w:rsid w:val="19F55A4D"/>
    <w:rsid w:val="19F7DC45"/>
    <w:rsid w:val="19FA7540"/>
    <w:rsid w:val="1A147B22"/>
    <w:rsid w:val="1A23D267"/>
    <w:rsid w:val="1A263F88"/>
    <w:rsid w:val="1A281ED3"/>
    <w:rsid w:val="1A296C01"/>
    <w:rsid w:val="1A2987AB"/>
    <w:rsid w:val="1A2EEDDD"/>
    <w:rsid w:val="1A2F91B1"/>
    <w:rsid w:val="1A3B1B9C"/>
    <w:rsid w:val="1A474CE1"/>
    <w:rsid w:val="1A4AFBD0"/>
    <w:rsid w:val="1A501C23"/>
    <w:rsid w:val="1A531F40"/>
    <w:rsid w:val="1A605C5E"/>
    <w:rsid w:val="1A6F8BF7"/>
    <w:rsid w:val="1A75F85E"/>
    <w:rsid w:val="1A828FED"/>
    <w:rsid w:val="1A8C1160"/>
    <w:rsid w:val="1A8D33F7"/>
    <w:rsid w:val="1A9312DD"/>
    <w:rsid w:val="1A94D501"/>
    <w:rsid w:val="1A9AB9EF"/>
    <w:rsid w:val="1A9BC56D"/>
    <w:rsid w:val="1A9D173B"/>
    <w:rsid w:val="1AA7C53B"/>
    <w:rsid w:val="1AB00926"/>
    <w:rsid w:val="1AC1A5E1"/>
    <w:rsid w:val="1AD17FFB"/>
    <w:rsid w:val="1AE15E58"/>
    <w:rsid w:val="1AE4D9F7"/>
    <w:rsid w:val="1AE53056"/>
    <w:rsid w:val="1AE735AB"/>
    <w:rsid w:val="1AE9CED1"/>
    <w:rsid w:val="1AF9AB2E"/>
    <w:rsid w:val="1AFE4DA6"/>
    <w:rsid w:val="1B01A77B"/>
    <w:rsid w:val="1B01D77C"/>
    <w:rsid w:val="1B01FCC3"/>
    <w:rsid w:val="1B0EC278"/>
    <w:rsid w:val="1B1189DD"/>
    <w:rsid w:val="1B18A65D"/>
    <w:rsid w:val="1B1E055A"/>
    <w:rsid w:val="1B21D8F4"/>
    <w:rsid w:val="1B2A9FFF"/>
    <w:rsid w:val="1B2ABB4B"/>
    <w:rsid w:val="1B31C09F"/>
    <w:rsid w:val="1B33963E"/>
    <w:rsid w:val="1B37E7C7"/>
    <w:rsid w:val="1B39CA72"/>
    <w:rsid w:val="1B3B281D"/>
    <w:rsid w:val="1B3CA92C"/>
    <w:rsid w:val="1B3FE528"/>
    <w:rsid w:val="1B41AAE2"/>
    <w:rsid w:val="1B42248E"/>
    <w:rsid w:val="1B4283DD"/>
    <w:rsid w:val="1B4841C6"/>
    <w:rsid w:val="1B633005"/>
    <w:rsid w:val="1B6AF595"/>
    <w:rsid w:val="1B6B3F27"/>
    <w:rsid w:val="1B6DD059"/>
    <w:rsid w:val="1B769965"/>
    <w:rsid w:val="1B7B1BC3"/>
    <w:rsid w:val="1B7DD4D2"/>
    <w:rsid w:val="1B8A6494"/>
    <w:rsid w:val="1B8DB5B0"/>
    <w:rsid w:val="1B99736A"/>
    <w:rsid w:val="1B9B4A58"/>
    <w:rsid w:val="1B9D1E11"/>
    <w:rsid w:val="1BA18A60"/>
    <w:rsid w:val="1BA9CA88"/>
    <w:rsid w:val="1BB030C0"/>
    <w:rsid w:val="1BB399A2"/>
    <w:rsid w:val="1BBD0905"/>
    <w:rsid w:val="1BC0C380"/>
    <w:rsid w:val="1BC138C6"/>
    <w:rsid w:val="1BCDE9FF"/>
    <w:rsid w:val="1BD0AC99"/>
    <w:rsid w:val="1BD3A732"/>
    <w:rsid w:val="1BD6A55C"/>
    <w:rsid w:val="1BD8C001"/>
    <w:rsid w:val="1BDB78EB"/>
    <w:rsid w:val="1BE2C16B"/>
    <w:rsid w:val="1BE656D3"/>
    <w:rsid w:val="1BE9879A"/>
    <w:rsid w:val="1BF1540F"/>
    <w:rsid w:val="1BFA3F09"/>
    <w:rsid w:val="1BFF4C38"/>
    <w:rsid w:val="1C02F50C"/>
    <w:rsid w:val="1C0A032F"/>
    <w:rsid w:val="1C0A2EB9"/>
    <w:rsid w:val="1C0A4952"/>
    <w:rsid w:val="1C10005B"/>
    <w:rsid w:val="1C12430B"/>
    <w:rsid w:val="1C168777"/>
    <w:rsid w:val="1C1F58A3"/>
    <w:rsid w:val="1C227114"/>
    <w:rsid w:val="1C2451CD"/>
    <w:rsid w:val="1C27B626"/>
    <w:rsid w:val="1C343F04"/>
    <w:rsid w:val="1C3744C7"/>
    <w:rsid w:val="1C398D8E"/>
    <w:rsid w:val="1C42A0E4"/>
    <w:rsid w:val="1C4477FC"/>
    <w:rsid w:val="1C46A525"/>
    <w:rsid w:val="1C49CCB0"/>
    <w:rsid w:val="1C4D9D8E"/>
    <w:rsid w:val="1C555DB2"/>
    <w:rsid w:val="1C66FEF1"/>
    <w:rsid w:val="1C6E8C9E"/>
    <w:rsid w:val="1C70964B"/>
    <w:rsid w:val="1C7553BF"/>
    <w:rsid w:val="1C7BCD42"/>
    <w:rsid w:val="1C81EDC8"/>
    <w:rsid w:val="1C81FD1C"/>
    <w:rsid w:val="1C87E688"/>
    <w:rsid w:val="1C8F8E9B"/>
    <w:rsid w:val="1C8FEFB7"/>
    <w:rsid w:val="1C9DC1CD"/>
    <w:rsid w:val="1CA1BC86"/>
    <w:rsid w:val="1CAB2B84"/>
    <w:rsid w:val="1CB2C954"/>
    <w:rsid w:val="1CB794E2"/>
    <w:rsid w:val="1CBC1156"/>
    <w:rsid w:val="1CBE4A05"/>
    <w:rsid w:val="1CC97AAD"/>
    <w:rsid w:val="1CCDF045"/>
    <w:rsid w:val="1CD2E972"/>
    <w:rsid w:val="1CD704AE"/>
    <w:rsid w:val="1CE314CE"/>
    <w:rsid w:val="1CE39CD8"/>
    <w:rsid w:val="1CE48F2E"/>
    <w:rsid w:val="1CF37FF0"/>
    <w:rsid w:val="1CF852E2"/>
    <w:rsid w:val="1CFBE9C1"/>
    <w:rsid w:val="1CFF87EE"/>
    <w:rsid w:val="1D01B0B9"/>
    <w:rsid w:val="1D079838"/>
    <w:rsid w:val="1D07B2CE"/>
    <w:rsid w:val="1D0A248F"/>
    <w:rsid w:val="1D0C905F"/>
    <w:rsid w:val="1D175D7E"/>
    <w:rsid w:val="1D18EDA5"/>
    <w:rsid w:val="1D1A9595"/>
    <w:rsid w:val="1D257BB3"/>
    <w:rsid w:val="1D27EBED"/>
    <w:rsid w:val="1D2919D0"/>
    <w:rsid w:val="1D2CB580"/>
    <w:rsid w:val="1D362AB1"/>
    <w:rsid w:val="1D36A821"/>
    <w:rsid w:val="1D38A803"/>
    <w:rsid w:val="1D3FC2D3"/>
    <w:rsid w:val="1D5058E7"/>
    <w:rsid w:val="1D521C02"/>
    <w:rsid w:val="1D539777"/>
    <w:rsid w:val="1D545A97"/>
    <w:rsid w:val="1D548675"/>
    <w:rsid w:val="1D57C55C"/>
    <w:rsid w:val="1D593773"/>
    <w:rsid w:val="1D5B63BA"/>
    <w:rsid w:val="1D643A2A"/>
    <w:rsid w:val="1D65DF29"/>
    <w:rsid w:val="1D6864A1"/>
    <w:rsid w:val="1D6C17C2"/>
    <w:rsid w:val="1D71E0BC"/>
    <w:rsid w:val="1D780281"/>
    <w:rsid w:val="1D794F93"/>
    <w:rsid w:val="1D7AA0AC"/>
    <w:rsid w:val="1D842DC7"/>
    <w:rsid w:val="1D86682A"/>
    <w:rsid w:val="1D87FB90"/>
    <w:rsid w:val="1D8B4D1F"/>
    <w:rsid w:val="1D9B228F"/>
    <w:rsid w:val="1DA6CFFE"/>
    <w:rsid w:val="1DA70CDA"/>
    <w:rsid w:val="1DA73551"/>
    <w:rsid w:val="1DAAC301"/>
    <w:rsid w:val="1DBFF743"/>
    <w:rsid w:val="1DC23190"/>
    <w:rsid w:val="1DC29690"/>
    <w:rsid w:val="1DC3D3F4"/>
    <w:rsid w:val="1DD47B26"/>
    <w:rsid w:val="1DDA8887"/>
    <w:rsid w:val="1DDAE06C"/>
    <w:rsid w:val="1DEC08B6"/>
    <w:rsid w:val="1DF03C38"/>
    <w:rsid w:val="1DF2E379"/>
    <w:rsid w:val="1DF45000"/>
    <w:rsid w:val="1E0531CE"/>
    <w:rsid w:val="1E069160"/>
    <w:rsid w:val="1E0F7C81"/>
    <w:rsid w:val="1E1034BC"/>
    <w:rsid w:val="1E136DC6"/>
    <w:rsid w:val="1E170290"/>
    <w:rsid w:val="1E2267DB"/>
    <w:rsid w:val="1E2658C5"/>
    <w:rsid w:val="1E3C2B55"/>
    <w:rsid w:val="1E57F8B7"/>
    <w:rsid w:val="1E65E434"/>
    <w:rsid w:val="1E68AE21"/>
    <w:rsid w:val="1E747AB4"/>
    <w:rsid w:val="1E78D1AD"/>
    <w:rsid w:val="1E7FAB13"/>
    <w:rsid w:val="1E851D8A"/>
    <w:rsid w:val="1E874D3F"/>
    <w:rsid w:val="1E8A4118"/>
    <w:rsid w:val="1E8C2C8D"/>
    <w:rsid w:val="1E9ADEE9"/>
    <w:rsid w:val="1E9FB98A"/>
    <w:rsid w:val="1EA0DC18"/>
    <w:rsid w:val="1EA430F4"/>
    <w:rsid w:val="1EA8A934"/>
    <w:rsid w:val="1EB4BE06"/>
    <w:rsid w:val="1EC125C4"/>
    <w:rsid w:val="1EC764C9"/>
    <w:rsid w:val="1EC7B44A"/>
    <w:rsid w:val="1ECB8DD5"/>
    <w:rsid w:val="1ED6FAEF"/>
    <w:rsid w:val="1EDD7A03"/>
    <w:rsid w:val="1EE380BA"/>
    <w:rsid w:val="1EE41E68"/>
    <w:rsid w:val="1EE93C44"/>
    <w:rsid w:val="1EF3D50C"/>
    <w:rsid w:val="1F023D95"/>
    <w:rsid w:val="1F08BA76"/>
    <w:rsid w:val="1F0F7359"/>
    <w:rsid w:val="1F110077"/>
    <w:rsid w:val="1F1EE35C"/>
    <w:rsid w:val="1F2A1A80"/>
    <w:rsid w:val="1F2A210F"/>
    <w:rsid w:val="1F2CE4F9"/>
    <w:rsid w:val="1F31ADF5"/>
    <w:rsid w:val="1F399108"/>
    <w:rsid w:val="1F3A7744"/>
    <w:rsid w:val="1F3E1273"/>
    <w:rsid w:val="1F46F8D5"/>
    <w:rsid w:val="1F487FF1"/>
    <w:rsid w:val="1F4B4EDD"/>
    <w:rsid w:val="1F4BEC01"/>
    <w:rsid w:val="1F4CAA4A"/>
    <w:rsid w:val="1F4EFDB9"/>
    <w:rsid w:val="1F5BB21D"/>
    <w:rsid w:val="1F5E912F"/>
    <w:rsid w:val="1F5EFCAB"/>
    <w:rsid w:val="1F688E3B"/>
    <w:rsid w:val="1F6AB8AB"/>
    <w:rsid w:val="1F6B513A"/>
    <w:rsid w:val="1F6DA722"/>
    <w:rsid w:val="1F70ABDB"/>
    <w:rsid w:val="1F740655"/>
    <w:rsid w:val="1F795D32"/>
    <w:rsid w:val="1F805BF1"/>
    <w:rsid w:val="1F82E273"/>
    <w:rsid w:val="1F867031"/>
    <w:rsid w:val="1F8922DD"/>
    <w:rsid w:val="1F8B7992"/>
    <w:rsid w:val="1F8CFE74"/>
    <w:rsid w:val="1F8D8749"/>
    <w:rsid w:val="1F942552"/>
    <w:rsid w:val="1F94EBFA"/>
    <w:rsid w:val="1F9962E0"/>
    <w:rsid w:val="1F9BE3D4"/>
    <w:rsid w:val="1F9CC72A"/>
    <w:rsid w:val="1FA238A0"/>
    <w:rsid w:val="1FA47B63"/>
    <w:rsid w:val="1FA64EC2"/>
    <w:rsid w:val="1FB049AB"/>
    <w:rsid w:val="1FB5740E"/>
    <w:rsid w:val="1FB9BB63"/>
    <w:rsid w:val="1FC0506C"/>
    <w:rsid w:val="1FC56078"/>
    <w:rsid w:val="1FEB33A0"/>
    <w:rsid w:val="1FF621F3"/>
    <w:rsid w:val="1FFA706B"/>
    <w:rsid w:val="20213890"/>
    <w:rsid w:val="20350C09"/>
    <w:rsid w:val="203697AF"/>
    <w:rsid w:val="203BADE3"/>
    <w:rsid w:val="203F09A4"/>
    <w:rsid w:val="203FC8E0"/>
    <w:rsid w:val="20409B20"/>
    <w:rsid w:val="2046703F"/>
    <w:rsid w:val="2049C4F6"/>
    <w:rsid w:val="205BE359"/>
    <w:rsid w:val="2060D82C"/>
    <w:rsid w:val="2061A4FB"/>
    <w:rsid w:val="2061D385"/>
    <w:rsid w:val="20672BE9"/>
    <w:rsid w:val="206DDB0F"/>
    <w:rsid w:val="20730F53"/>
    <w:rsid w:val="207815DE"/>
    <w:rsid w:val="20793C9D"/>
    <w:rsid w:val="207A1497"/>
    <w:rsid w:val="207AC238"/>
    <w:rsid w:val="208A3319"/>
    <w:rsid w:val="208E8A57"/>
    <w:rsid w:val="20982EA7"/>
    <w:rsid w:val="20A6B552"/>
    <w:rsid w:val="20B59E33"/>
    <w:rsid w:val="20B8E7CF"/>
    <w:rsid w:val="20C879D5"/>
    <w:rsid w:val="20D2FE03"/>
    <w:rsid w:val="20E4B5A7"/>
    <w:rsid w:val="20EEE3D5"/>
    <w:rsid w:val="20F7A960"/>
    <w:rsid w:val="20FE3D14"/>
    <w:rsid w:val="210246D4"/>
    <w:rsid w:val="21038261"/>
    <w:rsid w:val="2103D2A6"/>
    <w:rsid w:val="210ADB93"/>
    <w:rsid w:val="210B0968"/>
    <w:rsid w:val="210FCB16"/>
    <w:rsid w:val="21114868"/>
    <w:rsid w:val="21207D5B"/>
    <w:rsid w:val="213B1A5D"/>
    <w:rsid w:val="213C7CC5"/>
    <w:rsid w:val="213E6357"/>
    <w:rsid w:val="21419F07"/>
    <w:rsid w:val="2156CC4D"/>
    <w:rsid w:val="215B5228"/>
    <w:rsid w:val="21619900"/>
    <w:rsid w:val="216BA648"/>
    <w:rsid w:val="216D3997"/>
    <w:rsid w:val="216E0E58"/>
    <w:rsid w:val="21773E1C"/>
    <w:rsid w:val="217A99FB"/>
    <w:rsid w:val="2181537A"/>
    <w:rsid w:val="21978082"/>
    <w:rsid w:val="2198D2E3"/>
    <w:rsid w:val="219A2E7E"/>
    <w:rsid w:val="219D9557"/>
    <w:rsid w:val="21A0A896"/>
    <w:rsid w:val="21A19DB1"/>
    <w:rsid w:val="21A3D51C"/>
    <w:rsid w:val="21A653DA"/>
    <w:rsid w:val="21AA0AA9"/>
    <w:rsid w:val="21AD7BB3"/>
    <w:rsid w:val="21AD896A"/>
    <w:rsid w:val="21B4FDA2"/>
    <w:rsid w:val="21BB3A4C"/>
    <w:rsid w:val="21C12E56"/>
    <w:rsid w:val="21C1BE18"/>
    <w:rsid w:val="21C3E2BE"/>
    <w:rsid w:val="21C48422"/>
    <w:rsid w:val="21C5F8CF"/>
    <w:rsid w:val="21D806C4"/>
    <w:rsid w:val="21D8BCA6"/>
    <w:rsid w:val="21DB8DB3"/>
    <w:rsid w:val="21E24423"/>
    <w:rsid w:val="21E41481"/>
    <w:rsid w:val="21E45A90"/>
    <w:rsid w:val="21EC5EC8"/>
    <w:rsid w:val="21F03709"/>
    <w:rsid w:val="21F1E1A5"/>
    <w:rsid w:val="21F2B74F"/>
    <w:rsid w:val="21F60EB0"/>
    <w:rsid w:val="21FB1E82"/>
    <w:rsid w:val="21FDB33A"/>
    <w:rsid w:val="2201FC1F"/>
    <w:rsid w:val="2209AB70"/>
    <w:rsid w:val="22127B28"/>
    <w:rsid w:val="22156A26"/>
    <w:rsid w:val="222626E6"/>
    <w:rsid w:val="2226D976"/>
    <w:rsid w:val="22339FD7"/>
    <w:rsid w:val="223BF360"/>
    <w:rsid w:val="223ECEDD"/>
    <w:rsid w:val="22430AD0"/>
    <w:rsid w:val="2249BB58"/>
    <w:rsid w:val="225926A1"/>
    <w:rsid w:val="225C1DB3"/>
    <w:rsid w:val="225F67C9"/>
    <w:rsid w:val="2264A842"/>
    <w:rsid w:val="2267AE23"/>
    <w:rsid w:val="2268024F"/>
    <w:rsid w:val="226AC71D"/>
    <w:rsid w:val="2271C553"/>
    <w:rsid w:val="2273043E"/>
    <w:rsid w:val="227C66FB"/>
    <w:rsid w:val="228387D0"/>
    <w:rsid w:val="22879E41"/>
    <w:rsid w:val="228EC211"/>
    <w:rsid w:val="229560A4"/>
    <w:rsid w:val="2296FFB8"/>
    <w:rsid w:val="229DDA98"/>
    <w:rsid w:val="229F849A"/>
    <w:rsid w:val="22AE2A73"/>
    <w:rsid w:val="22AFD39C"/>
    <w:rsid w:val="22AFEAEF"/>
    <w:rsid w:val="22B128F9"/>
    <w:rsid w:val="22B464B4"/>
    <w:rsid w:val="22BA9962"/>
    <w:rsid w:val="22BDB665"/>
    <w:rsid w:val="22C4FC13"/>
    <w:rsid w:val="22C58A83"/>
    <w:rsid w:val="22CAAD2B"/>
    <w:rsid w:val="22CFD048"/>
    <w:rsid w:val="22D7EB44"/>
    <w:rsid w:val="22D89CF8"/>
    <w:rsid w:val="22DFE6C0"/>
    <w:rsid w:val="22E1CBCA"/>
    <w:rsid w:val="22E8B013"/>
    <w:rsid w:val="22E9AC24"/>
    <w:rsid w:val="22F687FB"/>
    <w:rsid w:val="22F8E4AA"/>
    <w:rsid w:val="22FB1FA8"/>
    <w:rsid w:val="22FBD7C4"/>
    <w:rsid w:val="23021CAA"/>
    <w:rsid w:val="2306F6E9"/>
    <w:rsid w:val="230C042A"/>
    <w:rsid w:val="23134F0A"/>
    <w:rsid w:val="231531E3"/>
    <w:rsid w:val="231B6FEC"/>
    <w:rsid w:val="231DB2D3"/>
    <w:rsid w:val="231E2201"/>
    <w:rsid w:val="23206B5A"/>
    <w:rsid w:val="2321EFD4"/>
    <w:rsid w:val="2326E898"/>
    <w:rsid w:val="2338BA51"/>
    <w:rsid w:val="23396D8B"/>
    <w:rsid w:val="23417165"/>
    <w:rsid w:val="23439BF4"/>
    <w:rsid w:val="234B23B8"/>
    <w:rsid w:val="2351BEDD"/>
    <w:rsid w:val="23639BA7"/>
    <w:rsid w:val="23651B1B"/>
    <w:rsid w:val="2367D1BB"/>
    <w:rsid w:val="23688140"/>
    <w:rsid w:val="23695027"/>
    <w:rsid w:val="236BEEFA"/>
    <w:rsid w:val="236E48C1"/>
    <w:rsid w:val="23706BFD"/>
    <w:rsid w:val="237292EC"/>
    <w:rsid w:val="2372F0DC"/>
    <w:rsid w:val="237B9125"/>
    <w:rsid w:val="237C772F"/>
    <w:rsid w:val="238A7811"/>
    <w:rsid w:val="23903172"/>
    <w:rsid w:val="23925BB8"/>
    <w:rsid w:val="2392DF39"/>
    <w:rsid w:val="2393A420"/>
    <w:rsid w:val="239668A2"/>
    <w:rsid w:val="23A152B5"/>
    <w:rsid w:val="23A192BE"/>
    <w:rsid w:val="23A45BD5"/>
    <w:rsid w:val="23A8618D"/>
    <w:rsid w:val="23A9AC12"/>
    <w:rsid w:val="23B5DDC6"/>
    <w:rsid w:val="23C122F5"/>
    <w:rsid w:val="23C19F87"/>
    <w:rsid w:val="23C56ED5"/>
    <w:rsid w:val="23C95651"/>
    <w:rsid w:val="23D0EC4B"/>
    <w:rsid w:val="23E28505"/>
    <w:rsid w:val="23E90479"/>
    <w:rsid w:val="23EFBD8A"/>
    <w:rsid w:val="23F05B2C"/>
    <w:rsid w:val="23F77E71"/>
    <w:rsid w:val="23FA1C23"/>
    <w:rsid w:val="23FA90C9"/>
    <w:rsid w:val="23FCED8C"/>
    <w:rsid w:val="23FD5906"/>
    <w:rsid w:val="23FDD392"/>
    <w:rsid w:val="24056D94"/>
    <w:rsid w:val="2410E44C"/>
    <w:rsid w:val="241C4C93"/>
    <w:rsid w:val="2420E4ED"/>
    <w:rsid w:val="2424482F"/>
    <w:rsid w:val="242455CC"/>
    <w:rsid w:val="24263A7B"/>
    <w:rsid w:val="242BA644"/>
    <w:rsid w:val="242E93F4"/>
    <w:rsid w:val="2438CDF5"/>
    <w:rsid w:val="243D7C5A"/>
    <w:rsid w:val="2440698F"/>
    <w:rsid w:val="2441F97A"/>
    <w:rsid w:val="244250C3"/>
    <w:rsid w:val="244E666E"/>
    <w:rsid w:val="24604046"/>
    <w:rsid w:val="24606F97"/>
    <w:rsid w:val="24617340"/>
    <w:rsid w:val="24649E31"/>
    <w:rsid w:val="2466153C"/>
    <w:rsid w:val="246835F0"/>
    <w:rsid w:val="246C06EA"/>
    <w:rsid w:val="24706B39"/>
    <w:rsid w:val="24762FA1"/>
    <w:rsid w:val="247D8D40"/>
    <w:rsid w:val="247ECD79"/>
    <w:rsid w:val="248549D0"/>
    <w:rsid w:val="2487BFC1"/>
    <w:rsid w:val="248A1620"/>
    <w:rsid w:val="248C4A6F"/>
    <w:rsid w:val="248E30DF"/>
    <w:rsid w:val="249045DC"/>
    <w:rsid w:val="249FD793"/>
    <w:rsid w:val="24AFB5E7"/>
    <w:rsid w:val="24B46CA9"/>
    <w:rsid w:val="24BA1427"/>
    <w:rsid w:val="24C05503"/>
    <w:rsid w:val="24C250F1"/>
    <w:rsid w:val="24CA1A13"/>
    <w:rsid w:val="24D58B53"/>
    <w:rsid w:val="24D64884"/>
    <w:rsid w:val="24DFC93A"/>
    <w:rsid w:val="24E56BD6"/>
    <w:rsid w:val="24E5E873"/>
    <w:rsid w:val="24E8C787"/>
    <w:rsid w:val="24EB693B"/>
    <w:rsid w:val="24ED389F"/>
    <w:rsid w:val="24EFD588"/>
    <w:rsid w:val="24F71929"/>
    <w:rsid w:val="24FC63F1"/>
    <w:rsid w:val="24FCF9C5"/>
    <w:rsid w:val="250D85BD"/>
    <w:rsid w:val="25101D9C"/>
    <w:rsid w:val="25313F4D"/>
    <w:rsid w:val="2532FE05"/>
    <w:rsid w:val="2536A30D"/>
    <w:rsid w:val="25458F04"/>
    <w:rsid w:val="25568CB2"/>
    <w:rsid w:val="255BA415"/>
    <w:rsid w:val="2565E97D"/>
    <w:rsid w:val="2567BD37"/>
    <w:rsid w:val="2569586E"/>
    <w:rsid w:val="256A1B13"/>
    <w:rsid w:val="2570C66F"/>
    <w:rsid w:val="257581DC"/>
    <w:rsid w:val="257E0D9E"/>
    <w:rsid w:val="2586B03D"/>
    <w:rsid w:val="258A31AF"/>
    <w:rsid w:val="259786E5"/>
    <w:rsid w:val="259ACED6"/>
    <w:rsid w:val="259E21A7"/>
    <w:rsid w:val="25A612FF"/>
    <w:rsid w:val="25A93613"/>
    <w:rsid w:val="25AEB02D"/>
    <w:rsid w:val="25B65168"/>
    <w:rsid w:val="25BA5A6E"/>
    <w:rsid w:val="25BAD1B4"/>
    <w:rsid w:val="25BD6321"/>
    <w:rsid w:val="25BFFA55"/>
    <w:rsid w:val="25C7D157"/>
    <w:rsid w:val="25C7F3F2"/>
    <w:rsid w:val="25D9DD95"/>
    <w:rsid w:val="25DA2B8C"/>
    <w:rsid w:val="25DCF12E"/>
    <w:rsid w:val="25DEF760"/>
    <w:rsid w:val="25DFDC30"/>
    <w:rsid w:val="25EC33C9"/>
    <w:rsid w:val="25EFA1E7"/>
    <w:rsid w:val="25F202D9"/>
    <w:rsid w:val="25F9A9D8"/>
    <w:rsid w:val="25FA03E7"/>
    <w:rsid w:val="26000745"/>
    <w:rsid w:val="2601892A"/>
    <w:rsid w:val="2610F90C"/>
    <w:rsid w:val="261A7621"/>
    <w:rsid w:val="2621D10D"/>
    <w:rsid w:val="2625A21B"/>
    <w:rsid w:val="262E5DEC"/>
    <w:rsid w:val="263B1427"/>
    <w:rsid w:val="263E479B"/>
    <w:rsid w:val="264C6B5B"/>
    <w:rsid w:val="264F1F03"/>
    <w:rsid w:val="26525C32"/>
    <w:rsid w:val="265870B7"/>
    <w:rsid w:val="265A7D39"/>
    <w:rsid w:val="265D9E5D"/>
    <w:rsid w:val="2660493A"/>
    <w:rsid w:val="2663259E"/>
    <w:rsid w:val="2664370D"/>
    <w:rsid w:val="2665FBE2"/>
    <w:rsid w:val="266BE891"/>
    <w:rsid w:val="2672A820"/>
    <w:rsid w:val="2674175B"/>
    <w:rsid w:val="267461D0"/>
    <w:rsid w:val="267AC82F"/>
    <w:rsid w:val="267D81CD"/>
    <w:rsid w:val="267E3C5D"/>
    <w:rsid w:val="267E9F2F"/>
    <w:rsid w:val="267F9C89"/>
    <w:rsid w:val="26A1FBCC"/>
    <w:rsid w:val="26A31142"/>
    <w:rsid w:val="26AC50CC"/>
    <w:rsid w:val="26B417F1"/>
    <w:rsid w:val="26B6FEEA"/>
    <w:rsid w:val="26BD4A52"/>
    <w:rsid w:val="26BDB975"/>
    <w:rsid w:val="26C7B660"/>
    <w:rsid w:val="26CDFD2F"/>
    <w:rsid w:val="26D425CA"/>
    <w:rsid w:val="26D79AF4"/>
    <w:rsid w:val="26DD6964"/>
    <w:rsid w:val="26E0C783"/>
    <w:rsid w:val="26EDC91F"/>
    <w:rsid w:val="26F565F1"/>
    <w:rsid w:val="26FC1FE7"/>
    <w:rsid w:val="26FF35F2"/>
    <w:rsid w:val="270525F5"/>
    <w:rsid w:val="270E29BF"/>
    <w:rsid w:val="27133669"/>
    <w:rsid w:val="271396E3"/>
    <w:rsid w:val="271518AF"/>
    <w:rsid w:val="271AE003"/>
    <w:rsid w:val="271C8AAE"/>
    <w:rsid w:val="2728DBA2"/>
    <w:rsid w:val="272F64CC"/>
    <w:rsid w:val="2734947B"/>
    <w:rsid w:val="273872C5"/>
    <w:rsid w:val="2739827F"/>
    <w:rsid w:val="2739F208"/>
    <w:rsid w:val="274F1B72"/>
    <w:rsid w:val="275C8B01"/>
    <w:rsid w:val="27650294"/>
    <w:rsid w:val="276FB1A9"/>
    <w:rsid w:val="277209E8"/>
    <w:rsid w:val="27723B46"/>
    <w:rsid w:val="277530DB"/>
    <w:rsid w:val="2786436A"/>
    <w:rsid w:val="278657F3"/>
    <w:rsid w:val="278F2767"/>
    <w:rsid w:val="27942661"/>
    <w:rsid w:val="27942C80"/>
    <w:rsid w:val="27991148"/>
    <w:rsid w:val="279944EF"/>
    <w:rsid w:val="279DD0DF"/>
    <w:rsid w:val="27A4F69D"/>
    <w:rsid w:val="27A96734"/>
    <w:rsid w:val="27AFACBA"/>
    <w:rsid w:val="27B2CE8A"/>
    <w:rsid w:val="27B36804"/>
    <w:rsid w:val="27B40D43"/>
    <w:rsid w:val="27B43C2C"/>
    <w:rsid w:val="27BCB3E4"/>
    <w:rsid w:val="27C97A35"/>
    <w:rsid w:val="27CED434"/>
    <w:rsid w:val="27D11A01"/>
    <w:rsid w:val="27D2C44B"/>
    <w:rsid w:val="27E1052A"/>
    <w:rsid w:val="27E3C5DE"/>
    <w:rsid w:val="27E8511C"/>
    <w:rsid w:val="27E93610"/>
    <w:rsid w:val="27F98A9F"/>
    <w:rsid w:val="280502F7"/>
    <w:rsid w:val="280742F8"/>
    <w:rsid w:val="280C9533"/>
    <w:rsid w:val="2810543D"/>
    <w:rsid w:val="2810DF35"/>
    <w:rsid w:val="28113D04"/>
    <w:rsid w:val="28140DD9"/>
    <w:rsid w:val="28201144"/>
    <w:rsid w:val="2835C4D1"/>
    <w:rsid w:val="2836921E"/>
    <w:rsid w:val="2839469B"/>
    <w:rsid w:val="283D995C"/>
    <w:rsid w:val="2841ED75"/>
    <w:rsid w:val="284C5A94"/>
    <w:rsid w:val="284CCA40"/>
    <w:rsid w:val="2851EA4E"/>
    <w:rsid w:val="2853F625"/>
    <w:rsid w:val="2856ABCE"/>
    <w:rsid w:val="285763C6"/>
    <w:rsid w:val="285BED92"/>
    <w:rsid w:val="28606E31"/>
    <w:rsid w:val="28611ECE"/>
    <w:rsid w:val="286883D4"/>
    <w:rsid w:val="286910AF"/>
    <w:rsid w:val="286A8C16"/>
    <w:rsid w:val="286EB728"/>
    <w:rsid w:val="286F2C80"/>
    <w:rsid w:val="2879657C"/>
    <w:rsid w:val="287D870A"/>
    <w:rsid w:val="28814891"/>
    <w:rsid w:val="2884C5F2"/>
    <w:rsid w:val="28897E96"/>
    <w:rsid w:val="288ABEDE"/>
    <w:rsid w:val="288BBAEA"/>
    <w:rsid w:val="2891BA1A"/>
    <w:rsid w:val="28946F72"/>
    <w:rsid w:val="289825D1"/>
    <w:rsid w:val="289B9542"/>
    <w:rsid w:val="289EB9B8"/>
    <w:rsid w:val="28A0F431"/>
    <w:rsid w:val="28A48995"/>
    <w:rsid w:val="28A8752A"/>
    <w:rsid w:val="28B383C2"/>
    <w:rsid w:val="28B3BCAD"/>
    <w:rsid w:val="28BDD662"/>
    <w:rsid w:val="28BEE48F"/>
    <w:rsid w:val="28C24B02"/>
    <w:rsid w:val="28C4707E"/>
    <w:rsid w:val="28C93777"/>
    <w:rsid w:val="28CA5FEC"/>
    <w:rsid w:val="28D15CF9"/>
    <w:rsid w:val="28D30B75"/>
    <w:rsid w:val="28D6F111"/>
    <w:rsid w:val="28D83114"/>
    <w:rsid w:val="28E19D49"/>
    <w:rsid w:val="28E4A7BB"/>
    <w:rsid w:val="28E6AECD"/>
    <w:rsid w:val="28E7A1A5"/>
    <w:rsid w:val="28EBFA3B"/>
    <w:rsid w:val="28F3D934"/>
    <w:rsid w:val="28F562BF"/>
    <w:rsid w:val="28F9794B"/>
    <w:rsid w:val="28FFFC6D"/>
    <w:rsid w:val="290711AF"/>
    <w:rsid w:val="2914E60B"/>
    <w:rsid w:val="291A827E"/>
    <w:rsid w:val="291BC6B4"/>
    <w:rsid w:val="291D44A2"/>
    <w:rsid w:val="292A7900"/>
    <w:rsid w:val="293BCE40"/>
    <w:rsid w:val="2948BA67"/>
    <w:rsid w:val="294C7B6B"/>
    <w:rsid w:val="29517048"/>
    <w:rsid w:val="2956C299"/>
    <w:rsid w:val="295FEB13"/>
    <w:rsid w:val="296A7EA9"/>
    <w:rsid w:val="296AB2A2"/>
    <w:rsid w:val="296B0ECF"/>
    <w:rsid w:val="296C52A4"/>
    <w:rsid w:val="29724CBB"/>
    <w:rsid w:val="29726091"/>
    <w:rsid w:val="2972C6C7"/>
    <w:rsid w:val="2976B9BE"/>
    <w:rsid w:val="297CF598"/>
    <w:rsid w:val="29847FE4"/>
    <w:rsid w:val="298FAA1C"/>
    <w:rsid w:val="299211CC"/>
    <w:rsid w:val="299882AD"/>
    <w:rsid w:val="299C0AA5"/>
    <w:rsid w:val="29A0FAF5"/>
    <w:rsid w:val="29AD8976"/>
    <w:rsid w:val="29B316C1"/>
    <w:rsid w:val="29B47306"/>
    <w:rsid w:val="29B56D70"/>
    <w:rsid w:val="29B60E94"/>
    <w:rsid w:val="29B6515D"/>
    <w:rsid w:val="29B7BB2E"/>
    <w:rsid w:val="29B87C6C"/>
    <w:rsid w:val="29BDD6BF"/>
    <w:rsid w:val="29C8B291"/>
    <w:rsid w:val="29CA5539"/>
    <w:rsid w:val="29CB4181"/>
    <w:rsid w:val="29CD8F45"/>
    <w:rsid w:val="29D06B78"/>
    <w:rsid w:val="29D9EB88"/>
    <w:rsid w:val="29DB4D42"/>
    <w:rsid w:val="29DC8065"/>
    <w:rsid w:val="29E012F3"/>
    <w:rsid w:val="29E3AF6C"/>
    <w:rsid w:val="2A0694D4"/>
    <w:rsid w:val="2A0887B8"/>
    <w:rsid w:val="2A0FE3A0"/>
    <w:rsid w:val="2A14F818"/>
    <w:rsid w:val="2A1577F7"/>
    <w:rsid w:val="2A1A157F"/>
    <w:rsid w:val="2A2A8F2E"/>
    <w:rsid w:val="2A371BF3"/>
    <w:rsid w:val="2A46E1F1"/>
    <w:rsid w:val="2A4A2852"/>
    <w:rsid w:val="2A4BFC61"/>
    <w:rsid w:val="2A4D9798"/>
    <w:rsid w:val="2A4DEAC3"/>
    <w:rsid w:val="2A4E0FA2"/>
    <w:rsid w:val="2A5249B6"/>
    <w:rsid w:val="2A5609A4"/>
    <w:rsid w:val="2A5660D4"/>
    <w:rsid w:val="2A56DBA3"/>
    <w:rsid w:val="2A5AF799"/>
    <w:rsid w:val="2A630060"/>
    <w:rsid w:val="2A6363A7"/>
    <w:rsid w:val="2A66BFF5"/>
    <w:rsid w:val="2A6C6A80"/>
    <w:rsid w:val="2A71A227"/>
    <w:rsid w:val="2A794548"/>
    <w:rsid w:val="2A838311"/>
    <w:rsid w:val="2A874FCD"/>
    <w:rsid w:val="2A953A52"/>
    <w:rsid w:val="2A96A64A"/>
    <w:rsid w:val="2A9C5616"/>
    <w:rsid w:val="2A9CDB67"/>
    <w:rsid w:val="2AA00871"/>
    <w:rsid w:val="2AA0BAA3"/>
    <w:rsid w:val="2AA921A4"/>
    <w:rsid w:val="2AAD6DFC"/>
    <w:rsid w:val="2AB5EC44"/>
    <w:rsid w:val="2AC046E8"/>
    <w:rsid w:val="2AC823BB"/>
    <w:rsid w:val="2AC8A192"/>
    <w:rsid w:val="2AD9248C"/>
    <w:rsid w:val="2ADED1F8"/>
    <w:rsid w:val="2AE46A2F"/>
    <w:rsid w:val="2AE525EC"/>
    <w:rsid w:val="2AFAA504"/>
    <w:rsid w:val="2AFAD9FE"/>
    <w:rsid w:val="2AFB86F1"/>
    <w:rsid w:val="2B07A75B"/>
    <w:rsid w:val="2B0EF894"/>
    <w:rsid w:val="2B103B52"/>
    <w:rsid w:val="2B1B5BBE"/>
    <w:rsid w:val="2B1B627B"/>
    <w:rsid w:val="2B1D65E9"/>
    <w:rsid w:val="2B2A6C6B"/>
    <w:rsid w:val="2B305267"/>
    <w:rsid w:val="2B31610C"/>
    <w:rsid w:val="2B3DE84D"/>
    <w:rsid w:val="2B4642F4"/>
    <w:rsid w:val="2B4F8DD0"/>
    <w:rsid w:val="2B575AA9"/>
    <w:rsid w:val="2B5E329C"/>
    <w:rsid w:val="2B5EC335"/>
    <w:rsid w:val="2B6264B0"/>
    <w:rsid w:val="2B6811C1"/>
    <w:rsid w:val="2B6A2665"/>
    <w:rsid w:val="2B6FCFF8"/>
    <w:rsid w:val="2B717D93"/>
    <w:rsid w:val="2B8157A4"/>
    <w:rsid w:val="2B863166"/>
    <w:rsid w:val="2B8CEFA7"/>
    <w:rsid w:val="2B8FFDDB"/>
    <w:rsid w:val="2B937D41"/>
    <w:rsid w:val="2B969B4C"/>
    <w:rsid w:val="2B9DD881"/>
    <w:rsid w:val="2B9E0FA1"/>
    <w:rsid w:val="2BA4977E"/>
    <w:rsid w:val="2BA6EB94"/>
    <w:rsid w:val="2BA9F910"/>
    <w:rsid w:val="2BAF121A"/>
    <w:rsid w:val="2BB1067D"/>
    <w:rsid w:val="2BB51D0D"/>
    <w:rsid w:val="2BB57CA7"/>
    <w:rsid w:val="2BB667CF"/>
    <w:rsid w:val="2BBA22D3"/>
    <w:rsid w:val="2BC7BC22"/>
    <w:rsid w:val="2BD60EE0"/>
    <w:rsid w:val="2BE4FC52"/>
    <w:rsid w:val="2BE6190D"/>
    <w:rsid w:val="2BE897F5"/>
    <w:rsid w:val="2BE9B75E"/>
    <w:rsid w:val="2BE9DAEE"/>
    <w:rsid w:val="2BEE79A7"/>
    <w:rsid w:val="2BF82820"/>
    <w:rsid w:val="2BFEDC1E"/>
    <w:rsid w:val="2C09FED9"/>
    <w:rsid w:val="2C0CE815"/>
    <w:rsid w:val="2C10757D"/>
    <w:rsid w:val="2C2FFC24"/>
    <w:rsid w:val="2C319D80"/>
    <w:rsid w:val="2C326216"/>
    <w:rsid w:val="2C4811F8"/>
    <w:rsid w:val="2C48FE34"/>
    <w:rsid w:val="2C4B2F1C"/>
    <w:rsid w:val="2C5D797A"/>
    <w:rsid w:val="2C725A55"/>
    <w:rsid w:val="2C7282C9"/>
    <w:rsid w:val="2C7B4C07"/>
    <w:rsid w:val="2C81E08F"/>
    <w:rsid w:val="2C837B9C"/>
    <w:rsid w:val="2C8557E6"/>
    <w:rsid w:val="2C858CAD"/>
    <w:rsid w:val="2C8C08B8"/>
    <w:rsid w:val="2C8C399C"/>
    <w:rsid w:val="2C8D6372"/>
    <w:rsid w:val="2C8FE368"/>
    <w:rsid w:val="2C923CCF"/>
    <w:rsid w:val="2C974955"/>
    <w:rsid w:val="2C99E660"/>
    <w:rsid w:val="2CA87CE3"/>
    <w:rsid w:val="2CAC0E5D"/>
    <w:rsid w:val="2CB89240"/>
    <w:rsid w:val="2CB8F367"/>
    <w:rsid w:val="2CBAD092"/>
    <w:rsid w:val="2CBBD0FB"/>
    <w:rsid w:val="2CBC28C5"/>
    <w:rsid w:val="2CC66EFA"/>
    <w:rsid w:val="2CD250B1"/>
    <w:rsid w:val="2CD4FDD3"/>
    <w:rsid w:val="2CD846E3"/>
    <w:rsid w:val="2CD8828C"/>
    <w:rsid w:val="2CDC0008"/>
    <w:rsid w:val="2CF2DE41"/>
    <w:rsid w:val="2CF7B8D9"/>
    <w:rsid w:val="2CF8C296"/>
    <w:rsid w:val="2CFFD55C"/>
    <w:rsid w:val="2D05B858"/>
    <w:rsid w:val="2D121E9E"/>
    <w:rsid w:val="2D129FAD"/>
    <w:rsid w:val="2D1D46AA"/>
    <w:rsid w:val="2D1DEEC9"/>
    <w:rsid w:val="2D2A9A97"/>
    <w:rsid w:val="2D2CB7B9"/>
    <w:rsid w:val="2D2E45B5"/>
    <w:rsid w:val="2D350DA2"/>
    <w:rsid w:val="2D3515DF"/>
    <w:rsid w:val="2D388011"/>
    <w:rsid w:val="2D3A0908"/>
    <w:rsid w:val="2D3DF446"/>
    <w:rsid w:val="2D404B10"/>
    <w:rsid w:val="2D407C0C"/>
    <w:rsid w:val="2D415D44"/>
    <w:rsid w:val="2D45C2B6"/>
    <w:rsid w:val="2D520063"/>
    <w:rsid w:val="2D5C44B2"/>
    <w:rsid w:val="2D607EAA"/>
    <w:rsid w:val="2D66531B"/>
    <w:rsid w:val="2D67C677"/>
    <w:rsid w:val="2D7A42B3"/>
    <w:rsid w:val="2D7FE64C"/>
    <w:rsid w:val="2D82BA1C"/>
    <w:rsid w:val="2D880486"/>
    <w:rsid w:val="2D8DFDB9"/>
    <w:rsid w:val="2D918E8F"/>
    <w:rsid w:val="2D91B347"/>
    <w:rsid w:val="2D94EE25"/>
    <w:rsid w:val="2D9617B3"/>
    <w:rsid w:val="2D9C64BC"/>
    <w:rsid w:val="2DA0A136"/>
    <w:rsid w:val="2DA0B801"/>
    <w:rsid w:val="2DAB3664"/>
    <w:rsid w:val="2DB733B0"/>
    <w:rsid w:val="2DBDF9EE"/>
    <w:rsid w:val="2DBF51B8"/>
    <w:rsid w:val="2DC30B19"/>
    <w:rsid w:val="2DC33149"/>
    <w:rsid w:val="2DCF4283"/>
    <w:rsid w:val="2DD0E63F"/>
    <w:rsid w:val="2DD89220"/>
    <w:rsid w:val="2DDB2262"/>
    <w:rsid w:val="2DDD0119"/>
    <w:rsid w:val="2DE42F3F"/>
    <w:rsid w:val="2DE5EC29"/>
    <w:rsid w:val="2DE938F2"/>
    <w:rsid w:val="2DE9A82E"/>
    <w:rsid w:val="2DECC038"/>
    <w:rsid w:val="2DECF156"/>
    <w:rsid w:val="2DEDFE39"/>
    <w:rsid w:val="2DF21FC8"/>
    <w:rsid w:val="2DF3D589"/>
    <w:rsid w:val="2E07B852"/>
    <w:rsid w:val="2E0A8942"/>
    <w:rsid w:val="2E15B9CD"/>
    <w:rsid w:val="2E1722C0"/>
    <w:rsid w:val="2E18616D"/>
    <w:rsid w:val="2E1A68FF"/>
    <w:rsid w:val="2E1AB499"/>
    <w:rsid w:val="2E2AC1E8"/>
    <w:rsid w:val="2E35C91E"/>
    <w:rsid w:val="2E37AA74"/>
    <w:rsid w:val="2E38AB27"/>
    <w:rsid w:val="2E419157"/>
    <w:rsid w:val="2E45AE92"/>
    <w:rsid w:val="2E496E88"/>
    <w:rsid w:val="2E49F230"/>
    <w:rsid w:val="2E4BE011"/>
    <w:rsid w:val="2E559473"/>
    <w:rsid w:val="2E60910D"/>
    <w:rsid w:val="2E619A1D"/>
    <w:rsid w:val="2E6806A1"/>
    <w:rsid w:val="2E7CE204"/>
    <w:rsid w:val="2E839B66"/>
    <w:rsid w:val="2E843308"/>
    <w:rsid w:val="2E8719D1"/>
    <w:rsid w:val="2E8BC8F7"/>
    <w:rsid w:val="2E984D80"/>
    <w:rsid w:val="2E9A68B0"/>
    <w:rsid w:val="2EA76C3C"/>
    <w:rsid w:val="2EB153E3"/>
    <w:rsid w:val="2EB3DE61"/>
    <w:rsid w:val="2EBD663C"/>
    <w:rsid w:val="2EC3333E"/>
    <w:rsid w:val="2EC474EC"/>
    <w:rsid w:val="2ED0A653"/>
    <w:rsid w:val="2ED46A7A"/>
    <w:rsid w:val="2ED92BBA"/>
    <w:rsid w:val="2EDA1D79"/>
    <w:rsid w:val="2EE3B5AD"/>
    <w:rsid w:val="2EE3F2D8"/>
    <w:rsid w:val="2EE42542"/>
    <w:rsid w:val="2EEBD146"/>
    <w:rsid w:val="2EEDF401"/>
    <w:rsid w:val="2EFEC3BE"/>
    <w:rsid w:val="2F0A491B"/>
    <w:rsid w:val="2F0ADF5B"/>
    <w:rsid w:val="2F0F0018"/>
    <w:rsid w:val="2F0FCDE4"/>
    <w:rsid w:val="2F172204"/>
    <w:rsid w:val="2F1BA6A0"/>
    <w:rsid w:val="2F1EE1E8"/>
    <w:rsid w:val="2F20A86E"/>
    <w:rsid w:val="2F213FDB"/>
    <w:rsid w:val="2F318674"/>
    <w:rsid w:val="2F3594E4"/>
    <w:rsid w:val="2F49C7E5"/>
    <w:rsid w:val="2F4AD0B4"/>
    <w:rsid w:val="2F4BDCC6"/>
    <w:rsid w:val="2F4F209D"/>
    <w:rsid w:val="2F544059"/>
    <w:rsid w:val="2F5B8406"/>
    <w:rsid w:val="2F630A3B"/>
    <w:rsid w:val="2F794622"/>
    <w:rsid w:val="2F7D1BCD"/>
    <w:rsid w:val="2F7D903D"/>
    <w:rsid w:val="2F8D80F8"/>
    <w:rsid w:val="2F8DF025"/>
    <w:rsid w:val="2F97D1B2"/>
    <w:rsid w:val="2F9F9E39"/>
    <w:rsid w:val="2FA12E5D"/>
    <w:rsid w:val="2FA48E38"/>
    <w:rsid w:val="2FA69ADF"/>
    <w:rsid w:val="2FA9F29A"/>
    <w:rsid w:val="2FAB0FC4"/>
    <w:rsid w:val="2FB19F31"/>
    <w:rsid w:val="2FB24F5F"/>
    <w:rsid w:val="2FB7038B"/>
    <w:rsid w:val="2FB9AD5B"/>
    <w:rsid w:val="2FC3A3FD"/>
    <w:rsid w:val="2FC3A97A"/>
    <w:rsid w:val="2FC3CD66"/>
    <w:rsid w:val="2FC3D00B"/>
    <w:rsid w:val="2FC998C8"/>
    <w:rsid w:val="2FCE7C0F"/>
    <w:rsid w:val="2FD01BCD"/>
    <w:rsid w:val="2FD2A579"/>
    <w:rsid w:val="2FE321B2"/>
    <w:rsid w:val="2FE36CDD"/>
    <w:rsid w:val="2FE4AE2C"/>
    <w:rsid w:val="2FE4E511"/>
    <w:rsid w:val="2FE7611C"/>
    <w:rsid w:val="2FFBB0BB"/>
    <w:rsid w:val="30009D17"/>
    <w:rsid w:val="300DCABA"/>
    <w:rsid w:val="301927F7"/>
    <w:rsid w:val="301E44D3"/>
    <w:rsid w:val="3024DB48"/>
    <w:rsid w:val="3028791E"/>
    <w:rsid w:val="30348327"/>
    <w:rsid w:val="3039F4D5"/>
    <w:rsid w:val="303A2D04"/>
    <w:rsid w:val="303B45D5"/>
    <w:rsid w:val="303E44EC"/>
    <w:rsid w:val="303EF4D5"/>
    <w:rsid w:val="3042A43A"/>
    <w:rsid w:val="3044B7FC"/>
    <w:rsid w:val="304A8453"/>
    <w:rsid w:val="304C318F"/>
    <w:rsid w:val="304F5D9D"/>
    <w:rsid w:val="30557E54"/>
    <w:rsid w:val="3055CA81"/>
    <w:rsid w:val="30581D02"/>
    <w:rsid w:val="305E46AD"/>
    <w:rsid w:val="305F9F22"/>
    <w:rsid w:val="305FA3E9"/>
    <w:rsid w:val="30676A8E"/>
    <w:rsid w:val="306A6E21"/>
    <w:rsid w:val="307BB33B"/>
    <w:rsid w:val="307D9B05"/>
    <w:rsid w:val="307DFB73"/>
    <w:rsid w:val="309248E5"/>
    <w:rsid w:val="3097A4E8"/>
    <w:rsid w:val="309D13FC"/>
    <w:rsid w:val="30A0E2F3"/>
    <w:rsid w:val="30A3BAE3"/>
    <w:rsid w:val="30B20584"/>
    <w:rsid w:val="30B6D894"/>
    <w:rsid w:val="30B8A774"/>
    <w:rsid w:val="30BC59F6"/>
    <w:rsid w:val="30D12AE7"/>
    <w:rsid w:val="30D2413E"/>
    <w:rsid w:val="30D2F572"/>
    <w:rsid w:val="30D46D3A"/>
    <w:rsid w:val="30DA69A5"/>
    <w:rsid w:val="30DCD51C"/>
    <w:rsid w:val="30DE26B1"/>
    <w:rsid w:val="30E0D058"/>
    <w:rsid w:val="30EB73D4"/>
    <w:rsid w:val="30FFA0B1"/>
    <w:rsid w:val="3102F91A"/>
    <w:rsid w:val="31099699"/>
    <w:rsid w:val="310AFACD"/>
    <w:rsid w:val="310B17FA"/>
    <w:rsid w:val="310F7081"/>
    <w:rsid w:val="3111294C"/>
    <w:rsid w:val="311381C6"/>
    <w:rsid w:val="31217B2C"/>
    <w:rsid w:val="3122F75B"/>
    <w:rsid w:val="3125EE16"/>
    <w:rsid w:val="312D8EC3"/>
    <w:rsid w:val="313C86FD"/>
    <w:rsid w:val="313EBA06"/>
    <w:rsid w:val="314A0A43"/>
    <w:rsid w:val="314C24B5"/>
    <w:rsid w:val="3150D07F"/>
    <w:rsid w:val="31573200"/>
    <w:rsid w:val="315A7524"/>
    <w:rsid w:val="3161DB98"/>
    <w:rsid w:val="316BA031"/>
    <w:rsid w:val="31747C22"/>
    <w:rsid w:val="31851F4A"/>
    <w:rsid w:val="318C8FC4"/>
    <w:rsid w:val="3190D4F9"/>
    <w:rsid w:val="3191A994"/>
    <w:rsid w:val="31944775"/>
    <w:rsid w:val="3194C48B"/>
    <w:rsid w:val="3196D764"/>
    <w:rsid w:val="3197C595"/>
    <w:rsid w:val="319D80E4"/>
    <w:rsid w:val="319FA8A7"/>
    <w:rsid w:val="31A4CCC8"/>
    <w:rsid w:val="31A82B9A"/>
    <w:rsid w:val="31A8F1C0"/>
    <w:rsid w:val="31AC216B"/>
    <w:rsid w:val="31AFBF64"/>
    <w:rsid w:val="31BF8CE3"/>
    <w:rsid w:val="31C84F94"/>
    <w:rsid w:val="31CA8234"/>
    <w:rsid w:val="31CC2AF6"/>
    <w:rsid w:val="31CE895D"/>
    <w:rsid w:val="31D2BB61"/>
    <w:rsid w:val="31D58D67"/>
    <w:rsid w:val="31E04E05"/>
    <w:rsid w:val="31E2FDC5"/>
    <w:rsid w:val="31E45E72"/>
    <w:rsid w:val="31E94235"/>
    <w:rsid w:val="31EB282A"/>
    <w:rsid w:val="31EF801D"/>
    <w:rsid w:val="31F468D3"/>
    <w:rsid w:val="31F50BEC"/>
    <w:rsid w:val="31F92F2A"/>
    <w:rsid w:val="3201523C"/>
    <w:rsid w:val="3205199F"/>
    <w:rsid w:val="320BC060"/>
    <w:rsid w:val="320CD788"/>
    <w:rsid w:val="3221EAAD"/>
    <w:rsid w:val="3225DD87"/>
    <w:rsid w:val="3227A1D9"/>
    <w:rsid w:val="323630B0"/>
    <w:rsid w:val="323C1CBB"/>
    <w:rsid w:val="3242801D"/>
    <w:rsid w:val="3250DFB3"/>
    <w:rsid w:val="32523D72"/>
    <w:rsid w:val="32539A77"/>
    <w:rsid w:val="3254F47C"/>
    <w:rsid w:val="3259DF9B"/>
    <w:rsid w:val="3265E051"/>
    <w:rsid w:val="32803985"/>
    <w:rsid w:val="32837D7D"/>
    <w:rsid w:val="32843FB6"/>
    <w:rsid w:val="3297ABE7"/>
    <w:rsid w:val="32982D04"/>
    <w:rsid w:val="329B03D0"/>
    <w:rsid w:val="329DEC79"/>
    <w:rsid w:val="32A694EC"/>
    <w:rsid w:val="32AA17EB"/>
    <w:rsid w:val="32AC7D31"/>
    <w:rsid w:val="32B2CACC"/>
    <w:rsid w:val="32B3D7C3"/>
    <w:rsid w:val="32B3F90B"/>
    <w:rsid w:val="32B4792B"/>
    <w:rsid w:val="32B7C385"/>
    <w:rsid w:val="32BA6504"/>
    <w:rsid w:val="32BCD86A"/>
    <w:rsid w:val="32BE7BF2"/>
    <w:rsid w:val="32C1951B"/>
    <w:rsid w:val="32C44770"/>
    <w:rsid w:val="32C5CA74"/>
    <w:rsid w:val="32E427BE"/>
    <w:rsid w:val="32E688BC"/>
    <w:rsid w:val="32E73EB4"/>
    <w:rsid w:val="32E775F4"/>
    <w:rsid w:val="32E89E52"/>
    <w:rsid w:val="32F089FF"/>
    <w:rsid w:val="32F2F959"/>
    <w:rsid w:val="32F3162B"/>
    <w:rsid w:val="32F5BA6C"/>
    <w:rsid w:val="33093AC4"/>
    <w:rsid w:val="330BDFDC"/>
    <w:rsid w:val="33161439"/>
    <w:rsid w:val="3317F9D0"/>
    <w:rsid w:val="3322C527"/>
    <w:rsid w:val="332B0FDE"/>
    <w:rsid w:val="332B6EC2"/>
    <w:rsid w:val="332FFB75"/>
    <w:rsid w:val="3336103F"/>
    <w:rsid w:val="33382EDE"/>
    <w:rsid w:val="3353D444"/>
    <w:rsid w:val="3354D86C"/>
    <w:rsid w:val="33584855"/>
    <w:rsid w:val="335867CD"/>
    <w:rsid w:val="33592B15"/>
    <w:rsid w:val="336B89EA"/>
    <w:rsid w:val="336DCE8E"/>
    <w:rsid w:val="33720642"/>
    <w:rsid w:val="3372A3EE"/>
    <w:rsid w:val="33743D99"/>
    <w:rsid w:val="338363BA"/>
    <w:rsid w:val="3384AEE4"/>
    <w:rsid w:val="3387F04C"/>
    <w:rsid w:val="338CB6E5"/>
    <w:rsid w:val="339380FC"/>
    <w:rsid w:val="339A9552"/>
    <w:rsid w:val="339EB5DA"/>
    <w:rsid w:val="339F45CF"/>
    <w:rsid w:val="33A473E1"/>
    <w:rsid w:val="33AA13ED"/>
    <w:rsid w:val="33B9F9A6"/>
    <w:rsid w:val="33BF7358"/>
    <w:rsid w:val="33C42CCB"/>
    <w:rsid w:val="33C66A5D"/>
    <w:rsid w:val="33C73098"/>
    <w:rsid w:val="33CE782F"/>
    <w:rsid w:val="33D14A4D"/>
    <w:rsid w:val="33D662F8"/>
    <w:rsid w:val="33D864F4"/>
    <w:rsid w:val="33E470AF"/>
    <w:rsid w:val="33E7BCFE"/>
    <w:rsid w:val="33ED62D1"/>
    <w:rsid w:val="33F4B0FE"/>
    <w:rsid w:val="33F9499A"/>
    <w:rsid w:val="33FCC92A"/>
    <w:rsid w:val="3402EB89"/>
    <w:rsid w:val="3409462B"/>
    <w:rsid w:val="3410CC61"/>
    <w:rsid w:val="3410F3BB"/>
    <w:rsid w:val="3414E415"/>
    <w:rsid w:val="341B7EE8"/>
    <w:rsid w:val="341CCE29"/>
    <w:rsid w:val="3423C229"/>
    <w:rsid w:val="3428A928"/>
    <w:rsid w:val="342D0EB3"/>
    <w:rsid w:val="342E8C34"/>
    <w:rsid w:val="343582E7"/>
    <w:rsid w:val="34360E65"/>
    <w:rsid w:val="343F5219"/>
    <w:rsid w:val="343F85CB"/>
    <w:rsid w:val="3440139D"/>
    <w:rsid w:val="34429F09"/>
    <w:rsid w:val="3442C9A8"/>
    <w:rsid w:val="344FBDB5"/>
    <w:rsid w:val="34517BED"/>
    <w:rsid w:val="345627FC"/>
    <w:rsid w:val="3457E1ED"/>
    <w:rsid w:val="34623116"/>
    <w:rsid w:val="34633E9A"/>
    <w:rsid w:val="3471324E"/>
    <w:rsid w:val="34752315"/>
    <w:rsid w:val="3479E647"/>
    <w:rsid w:val="347DF240"/>
    <w:rsid w:val="347EDA8E"/>
    <w:rsid w:val="348273E3"/>
    <w:rsid w:val="348CCE83"/>
    <w:rsid w:val="348F105A"/>
    <w:rsid w:val="3493A7DA"/>
    <w:rsid w:val="3497E1A9"/>
    <w:rsid w:val="3498042B"/>
    <w:rsid w:val="34A4504C"/>
    <w:rsid w:val="34A54272"/>
    <w:rsid w:val="34A9DB55"/>
    <w:rsid w:val="34AE0DD7"/>
    <w:rsid w:val="34B0EDE0"/>
    <w:rsid w:val="34B938B6"/>
    <w:rsid w:val="34D13A8F"/>
    <w:rsid w:val="34D521A6"/>
    <w:rsid w:val="34D7216E"/>
    <w:rsid w:val="34D7CCDC"/>
    <w:rsid w:val="34D7E515"/>
    <w:rsid w:val="34E34993"/>
    <w:rsid w:val="34EB4F26"/>
    <w:rsid w:val="34F2DA2E"/>
    <w:rsid w:val="34F2DBE0"/>
    <w:rsid w:val="34F30FA6"/>
    <w:rsid w:val="34FD95B3"/>
    <w:rsid w:val="350D1909"/>
    <w:rsid w:val="351331BC"/>
    <w:rsid w:val="3517FA21"/>
    <w:rsid w:val="351C6FF8"/>
    <w:rsid w:val="351F73BF"/>
    <w:rsid w:val="3522FC16"/>
    <w:rsid w:val="3523FF8F"/>
    <w:rsid w:val="352841E2"/>
    <w:rsid w:val="352C817F"/>
    <w:rsid w:val="352E6B5A"/>
    <w:rsid w:val="3533E5CF"/>
    <w:rsid w:val="354C5BF8"/>
    <w:rsid w:val="354D86F2"/>
    <w:rsid w:val="35558054"/>
    <w:rsid w:val="3558A819"/>
    <w:rsid w:val="356BBFB0"/>
    <w:rsid w:val="358817E2"/>
    <w:rsid w:val="358A522F"/>
    <w:rsid w:val="358B9352"/>
    <w:rsid w:val="3591B8C9"/>
    <w:rsid w:val="35971B3D"/>
    <w:rsid w:val="359CD221"/>
    <w:rsid w:val="359D6C37"/>
    <w:rsid w:val="35A45341"/>
    <w:rsid w:val="35A4616E"/>
    <w:rsid w:val="35ACFB0A"/>
    <w:rsid w:val="35AF9E8A"/>
    <w:rsid w:val="35B982D2"/>
    <w:rsid w:val="35C55BA6"/>
    <w:rsid w:val="35D221D0"/>
    <w:rsid w:val="35D47A0F"/>
    <w:rsid w:val="35DDD801"/>
    <w:rsid w:val="35E48995"/>
    <w:rsid w:val="35EA0B8D"/>
    <w:rsid w:val="35F05A26"/>
    <w:rsid w:val="35F2E7DF"/>
    <w:rsid w:val="35FADAA3"/>
    <w:rsid w:val="36017D25"/>
    <w:rsid w:val="36023055"/>
    <w:rsid w:val="360449AF"/>
    <w:rsid w:val="360E9D6A"/>
    <w:rsid w:val="3610F46D"/>
    <w:rsid w:val="361247CC"/>
    <w:rsid w:val="361D4E51"/>
    <w:rsid w:val="362071E3"/>
    <w:rsid w:val="3620A9A2"/>
    <w:rsid w:val="3627489F"/>
    <w:rsid w:val="3630D262"/>
    <w:rsid w:val="3639EF4D"/>
    <w:rsid w:val="364241FD"/>
    <w:rsid w:val="3652054A"/>
    <w:rsid w:val="36537950"/>
    <w:rsid w:val="36597F11"/>
    <w:rsid w:val="365C8CD8"/>
    <w:rsid w:val="3660845B"/>
    <w:rsid w:val="36686DAB"/>
    <w:rsid w:val="3674611E"/>
    <w:rsid w:val="3675933C"/>
    <w:rsid w:val="3679E360"/>
    <w:rsid w:val="367D4041"/>
    <w:rsid w:val="3680A0FB"/>
    <w:rsid w:val="368E8D68"/>
    <w:rsid w:val="3699AC52"/>
    <w:rsid w:val="369A33F7"/>
    <w:rsid w:val="369C35AA"/>
    <w:rsid w:val="36A02629"/>
    <w:rsid w:val="36A96FB9"/>
    <w:rsid w:val="36AAE749"/>
    <w:rsid w:val="36B7C500"/>
    <w:rsid w:val="36BA8C87"/>
    <w:rsid w:val="36BDBFC6"/>
    <w:rsid w:val="36C06EFF"/>
    <w:rsid w:val="36C59BC7"/>
    <w:rsid w:val="36D0B794"/>
    <w:rsid w:val="36DE28CF"/>
    <w:rsid w:val="36DEADF9"/>
    <w:rsid w:val="36E02044"/>
    <w:rsid w:val="36E33378"/>
    <w:rsid w:val="36E7625B"/>
    <w:rsid w:val="36EF1C12"/>
    <w:rsid w:val="36F09F01"/>
    <w:rsid w:val="36F23B1D"/>
    <w:rsid w:val="36F37B92"/>
    <w:rsid w:val="36F53108"/>
    <w:rsid w:val="3702219B"/>
    <w:rsid w:val="370273C7"/>
    <w:rsid w:val="37029C0B"/>
    <w:rsid w:val="370BB613"/>
    <w:rsid w:val="37162316"/>
    <w:rsid w:val="37174C54"/>
    <w:rsid w:val="371B0946"/>
    <w:rsid w:val="37239AEF"/>
    <w:rsid w:val="37250E28"/>
    <w:rsid w:val="3727EC5B"/>
    <w:rsid w:val="3730A7DE"/>
    <w:rsid w:val="373189F6"/>
    <w:rsid w:val="3737EAEC"/>
    <w:rsid w:val="373F5DD5"/>
    <w:rsid w:val="3742962F"/>
    <w:rsid w:val="3745254E"/>
    <w:rsid w:val="3747AA60"/>
    <w:rsid w:val="374C665A"/>
    <w:rsid w:val="3750AE81"/>
    <w:rsid w:val="37529010"/>
    <w:rsid w:val="375AFE11"/>
    <w:rsid w:val="375FEA50"/>
    <w:rsid w:val="376207EB"/>
    <w:rsid w:val="37652A84"/>
    <w:rsid w:val="3765FBE8"/>
    <w:rsid w:val="377B351D"/>
    <w:rsid w:val="377F8B22"/>
    <w:rsid w:val="37972D30"/>
    <w:rsid w:val="3798922C"/>
    <w:rsid w:val="37999B51"/>
    <w:rsid w:val="37A202E5"/>
    <w:rsid w:val="37A29992"/>
    <w:rsid w:val="37A7641A"/>
    <w:rsid w:val="37A85DE1"/>
    <w:rsid w:val="37B621A9"/>
    <w:rsid w:val="37BABADA"/>
    <w:rsid w:val="37BCE42C"/>
    <w:rsid w:val="37C16C61"/>
    <w:rsid w:val="37C2ED37"/>
    <w:rsid w:val="37C5F795"/>
    <w:rsid w:val="37C628A2"/>
    <w:rsid w:val="37D1AB19"/>
    <w:rsid w:val="37DE22F4"/>
    <w:rsid w:val="37E1733D"/>
    <w:rsid w:val="37F3427E"/>
    <w:rsid w:val="37F95641"/>
    <w:rsid w:val="37FD73B8"/>
    <w:rsid w:val="38021ACA"/>
    <w:rsid w:val="380604CD"/>
    <w:rsid w:val="380AB748"/>
    <w:rsid w:val="381BBCDB"/>
    <w:rsid w:val="38221268"/>
    <w:rsid w:val="38257950"/>
    <w:rsid w:val="38271888"/>
    <w:rsid w:val="382AB068"/>
    <w:rsid w:val="382DFC17"/>
    <w:rsid w:val="382F3B55"/>
    <w:rsid w:val="382F8F01"/>
    <w:rsid w:val="382F92DE"/>
    <w:rsid w:val="383173CB"/>
    <w:rsid w:val="38344FB8"/>
    <w:rsid w:val="38368DEE"/>
    <w:rsid w:val="385AA5FA"/>
    <w:rsid w:val="385F73FA"/>
    <w:rsid w:val="3865A7FE"/>
    <w:rsid w:val="3865DF42"/>
    <w:rsid w:val="38693B12"/>
    <w:rsid w:val="386BE897"/>
    <w:rsid w:val="3875F537"/>
    <w:rsid w:val="38814D31"/>
    <w:rsid w:val="38886B01"/>
    <w:rsid w:val="388AF50A"/>
    <w:rsid w:val="388CB4C7"/>
    <w:rsid w:val="388DC6A0"/>
    <w:rsid w:val="3891AB63"/>
    <w:rsid w:val="38989944"/>
    <w:rsid w:val="389907A9"/>
    <w:rsid w:val="389B1514"/>
    <w:rsid w:val="389D7138"/>
    <w:rsid w:val="389DFE98"/>
    <w:rsid w:val="38A66523"/>
    <w:rsid w:val="38A7D525"/>
    <w:rsid w:val="38C6859B"/>
    <w:rsid w:val="38CDF035"/>
    <w:rsid w:val="38D02414"/>
    <w:rsid w:val="38D4B2EA"/>
    <w:rsid w:val="38D6DE66"/>
    <w:rsid w:val="38DC6143"/>
    <w:rsid w:val="38DC9787"/>
    <w:rsid w:val="38DD58A3"/>
    <w:rsid w:val="38E017E8"/>
    <w:rsid w:val="38E3BBA0"/>
    <w:rsid w:val="38E96498"/>
    <w:rsid w:val="38ED4195"/>
    <w:rsid w:val="38EE9233"/>
    <w:rsid w:val="38F8CDFD"/>
    <w:rsid w:val="3903AEA2"/>
    <w:rsid w:val="391A7A52"/>
    <w:rsid w:val="391DBB3F"/>
    <w:rsid w:val="391FC720"/>
    <w:rsid w:val="392467B9"/>
    <w:rsid w:val="392F6BDB"/>
    <w:rsid w:val="3938529A"/>
    <w:rsid w:val="393C3820"/>
    <w:rsid w:val="3942B84C"/>
    <w:rsid w:val="39516363"/>
    <w:rsid w:val="39539168"/>
    <w:rsid w:val="395530F8"/>
    <w:rsid w:val="39585720"/>
    <w:rsid w:val="3968D702"/>
    <w:rsid w:val="3974DB1B"/>
    <w:rsid w:val="397A91B5"/>
    <w:rsid w:val="3982C415"/>
    <w:rsid w:val="39864433"/>
    <w:rsid w:val="3989251E"/>
    <w:rsid w:val="3989AE03"/>
    <w:rsid w:val="398A79B0"/>
    <w:rsid w:val="398EA54F"/>
    <w:rsid w:val="3990133D"/>
    <w:rsid w:val="399171D4"/>
    <w:rsid w:val="39927B9E"/>
    <w:rsid w:val="3993966C"/>
    <w:rsid w:val="399966B2"/>
    <w:rsid w:val="399AC3FD"/>
    <w:rsid w:val="39A08D59"/>
    <w:rsid w:val="39A19DB5"/>
    <w:rsid w:val="39ABEB1D"/>
    <w:rsid w:val="39B0DD97"/>
    <w:rsid w:val="39B2EF40"/>
    <w:rsid w:val="39B482D7"/>
    <w:rsid w:val="39BD86C4"/>
    <w:rsid w:val="39C3DCD0"/>
    <w:rsid w:val="39C47B3B"/>
    <w:rsid w:val="39CF07DD"/>
    <w:rsid w:val="39D436F9"/>
    <w:rsid w:val="39D8CF61"/>
    <w:rsid w:val="39DB865E"/>
    <w:rsid w:val="39DE0641"/>
    <w:rsid w:val="39E29E01"/>
    <w:rsid w:val="39E827DF"/>
    <w:rsid w:val="39EB69BC"/>
    <w:rsid w:val="39F02178"/>
    <w:rsid w:val="39F357C0"/>
    <w:rsid w:val="3A01D010"/>
    <w:rsid w:val="3A0442AC"/>
    <w:rsid w:val="3A07FDA9"/>
    <w:rsid w:val="3A085EC3"/>
    <w:rsid w:val="3A0CF708"/>
    <w:rsid w:val="3A0CFA22"/>
    <w:rsid w:val="3A0E1634"/>
    <w:rsid w:val="3A11C1EF"/>
    <w:rsid w:val="3A1DED85"/>
    <w:rsid w:val="3A32D645"/>
    <w:rsid w:val="3A3A915E"/>
    <w:rsid w:val="3A4B09D0"/>
    <w:rsid w:val="3A4C5DBC"/>
    <w:rsid w:val="3A4CBFAC"/>
    <w:rsid w:val="3A53DAAC"/>
    <w:rsid w:val="3A568D00"/>
    <w:rsid w:val="3A56DB1D"/>
    <w:rsid w:val="3A5AA439"/>
    <w:rsid w:val="3A6AC106"/>
    <w:rsid w:val="3A784C75"/>
    <w:rsid w:val="3A837EEF"/>
    <w:rsid w:val="3A86CBFC"/>
    <w:rsid w:val="3A89C0B4"/>
    <w:rsid w:val="3A89D2A6"/>
    <w:rsid w:val="3A8D7CDD"/>
    <w:rsid w:val="3A8EAE6E"/>
    <w:rsid w:val="3A906004"/>
    <w:rsid w:val="3A90E9F3"/>
    <w:rsid w:val="3A950BDD"/>
    <w:rsid w:val="3A988224"/>
    <w:rsid w:val="3A9A1610"/>
    <w:rsid w:val="3AA5F435"/>
    <w:rsid w:val="3AA99A5D"/>
    <w:rsid w:val="3AAA104C"/>
    <w:rsid w:val="3AAC664C"/>
    <w:rsid w:val="3AB3A2C6"/>
    <w:rsid w:val="3ABAB94E"/>
    <w:rsid w:val="3ABD3628"/>
    <w:rsid w:val="3AC60050"/>
    <w:rsid w:val="3AC60DDB"/>
    <w:rsid w:val="3AC7A7CC"/>
    <w:rsid w:val="3AC7BBFA"/>
    <w:rsid w:val="3AD6C48C"/>
    <w:rsid w:val="3AD747BC"/>
    <w:rsid w:val="3AD99F1A"/>
    <w:rsid w:val="3ADA371A"/>
    <w:rsid w:val="3AE631C2"/>
    <w:rsid w:val="3AEDC26B"/>
    <w:rsid w:val="3AEF4129"/>
    <w:rsid w:val="3AF52AF3"/>
    <w:rsid w:val="3AF56032"/>
    <w:rsid w:val="3AFFD270"/>
    <w:rsid w:val="3B07B563"/>
    <w:rsid w:val="3B0AB5A1"/>
    <w:rsid w:val="3B14056B"/>
    <w:rsid w:val="3B19861D"/>
    <w:rsid w:val="3B1AB051"/>
    <w:rsid w:val="3B22F529"/>
    <w:rsid w:val="3B26D66A"/>
    <w:rsid w:val="3B2F7098"/>
    <w:rsid w:val="3B340561"/>
    <w:rsid w:val="3B36EF59"/>
    <w:rsid w:val="3B3995AA"/>
    <w:rsid w:val="3B3ABBC5"/>
    <w:rsid w:val="3B4D68EA"/>
    <w:rsid w:val="3B4DAEBC"/>
    <w:rsid w:val="3B515B89"/>
    <w:rsid w:val="3B5EDC97"/>
    <w:rsid w:val="3B61CB78"/>
    <w:rsid w:val="3B62512A"/>
    <w:rsid w:val="3B63CA94"/>
    <w:rsid w:val="3B650D2E"/>
    <w:rsid w:val="3B68743F"/>
    <w:rsid w:val="3B6FC968"/>
    <w:rsid w:val="3B72207E"/>
    <w:rsid w:val="3B79934F"/>
    <w:rsid w:val="3B86EF2A"/>
    <w:rsid w:val="3B88297E"/>
    <w:rsid w:val="3B8EB0CA"/>
    <w:rsid w:val="3B90D0E8"/>
    <w:rsid w:val="3B93529C"/>
    <w:rsid w:val="3B9981BD"/>
    <w:rsid w:val="3B9F8799"/>
    <w:rsid w:val="3BA04D5C"/>
    <w:rsid w:val="3BA7590F"/>
    <w:rsid w:val="3BA964D8"/>
    <w:rsid w:val="3BACB4B1"/>
    <w:rsid w:val="3BB380CA"/>
    <w:rsid w:val="3BB576A9"/>
    <w:rsid w:val="3BB73841"/>
    <w:rsid w:val="3BB9F9F2"/>
    <w:rsid w:val="3BBBA535"/>
    <w:rsid w:val="3BC95931"/>
    <w:rsid w:val="3BD164E4"/>
    <w:rsid w:val="3BD22C3E"/>
    <w:rsid w:val="3BDFBEAE"/>
    <w:rsid w:val="3BE0B179"/>
    <w:rsid w:val="3BE5B2FB"/>
    <w:rsid w:val="3BEED09F"/>
    <w:rsid w:val="3BF4F1F1"/>
    <w:rsid w:val="3BF89E81"/>
    <w:rsid w:val="3BFE43F2"/>
    <w:rsid w:val="3C0E36AD"/>
    <w:rsid w:val="3C10F4E4"/>
    <w:rsid w:val="3C12B525"/>
    <w:rsid w:val="3C139B70"/>
    <w:rsid w:val="3C17C827"/>
    <w:rsid w:val="3C1A89F3"/>
    <w:rsid w:val="3C1AD66A"/>
    <w:rsid w:val="3C1B7A26"/>
    <w:rsid w:val="3C1D60BC"/>
    <w:rsid w:val="3C33BF2A"/>
    <w:rsid w:val="3C376F77"/>
    <w:rsid w:val="3C3BF64D"/>
    <w:rsid w:val="3C44C3CE"/>
    <w:rsid w:val="3C468F2D"/>
    <w:rsid w:val="3C4C85F1"/>
    <w:rsid w:val="3C52516E"/>
    <w:rsid w:val="3C5475A6"/>
    <w:rsid w:val="3C5739BB"/>
    <w:rsid w:val="3C6DA3DF"/>
    <w:rsid w:val="3C7AD289"/>
    <w:rsid w:val="3C7CDEC1"/>
    <w:rsid w:val="3C7D01DB"/>
    <w:rsid w:val="3C7FB5A5"/>
    <w:rsid w:val="3C852383"/>
    <w:rsid w:val="3C85C35F"/>
    <w:rsid w:val="3C909AD7"/>
    <w:rsid w:val="3C9BAC7F"/>
    <w:rsid w:val="3CA0DFE5"/>
    <w:rsid w:val="3CA2EC2D"/>
    <w:rsid w:val="3CA4E650"/>
    <w:rsid w:val="3CA6DB8E"/>
    <w:rsid w:val="3CAB5E88"/>
    <w:rsid w:val="3CADCE9A"/>
    <w:rsid w:val="3CB4326E"/>
    <w:rsid w:val="3CB8D8E4"/>
    <w:rsid w:val="3CB93457"/>
    <w:rsid w:val="3CB9587F"/>
    <w:rsid w:val="3CC23330"/>
    <w:rsid w:val="3CC278E9"/>
    <w:rsid w:val="3CC49917"/>
    <w:rsid w:val="3CC646F3"/>
    <w:rsid w:val="3CD1388D"/>
    <w:rsid w:val="3CD9E126"/>
    <w:rsid w:val="3CE26DA7"/>
    <w:rsid w:val="3CF324A3"/>
    <w:rsid w:val="3CF89509"/>
    <w:rsid w:val="3CFC403C"/>
    <w:rsid w:val="3D01803A"/>
    <w:rsid w:val="3D0701AE"/>
    <w:rsid w:val="3D0D7A07"/>
    <w:rsid w:val="3D109D18"/>
    <w:rsid w:val="3D179533"/>
    <w:rsid w:val="3D1D6DBC"/>
    <w:rsid w:val="3D1DBDD8"/>
    <w:rsid w:val="3D2576CA"/>
    <w:rsid w:val="3D25E4FE"/>
    <w:rsid w:val="3D2DAEE0"/>
    <w:rsid w:val="3D2DB3E9"/>
    <w:rsid w:val="3D35F3CD"/>
    <w:rsid w:val="3D40A522"/>
    <w:rsid w:val="3D5C80E0"/>
    <w:rsid w:val="3D5E7E2E"/>
    <w:rsid w:val="3D649C1B"/>
    <w:rsid w:val="3D6C7009"/>
    <w:rsid w:val="3D6D624F"/>
    <w:rsid w:val="3D736991"/>
    <w:rsid w:val="3D73F7ED"/>
    <w:rsid w:val="3D754A33"/>
    <w:rsid w:val="3D7B1955"/>
    <w:rsid w:val="3D844462"/>
    <w:rsid w:val="3D84D8A9"/>
    <w:rsid w:val="3D871142"/>
    <w:rsid w:val="3D8AE9EE"/>
    <w:rsid w:val="3D906183"/>
    <w:rsid w:val="3D987A88"/>
    <w:rsid w:val="3DA55CE6"/>
    <w:rsid w:val="3DA7FBF0"/>
    <w:rsid w:val="3DA8D4EB"/>
    <w:rsid w:val="3DA9CD8F"/>
    <w:rsid w:val="3DAF1234"/>
    <w:rsid w:val="3DB03891"/>
    <w:rsid w:val="3DBBAA11"/>
    <w:rsid w:val="3DC3A6B1"/>
    <w:rsid w:val="3DC5A9E0"/>
    <w:rsid w:val="3DD2F43E"/>
    <w:rsid w:val="3DDA44ED"/>
    <w:rsid w:val="3DDB3AB0"/>
    <w:rsid w:val="3DDBE3F4"/>
    <w:rsid w:val="3DDEDD06"/>
    <w:rsid w:val="3DE47A13"/>
    <w:rsid w:val="3DED1AE4"/>
    <w:rsid w:val="3DED57F0"/>
    <w:rsid w:val="3DEECE8D"/>
    <w:rsid w:val="3DF2FBDB"/>
    <w:rsid w:val="3DF3570A"/>
    <w:rsid w:val="3DF853AB"/>
    <w:rsid w:val="3DFA3D6A"/>
    <w:rsid w:val="3E167062"/>
    <w:rsid w:val="3E1F625D"/>
    <w:rsid w:val="3E22C7AD"/>
    <w:rsid w:val="3E28394B"/>
    <w:rsid w:val="3E298C3B"/>
    <w:rsid w:val="3E2B8493"/>
    <w:rsid w:val="3E2D8918"/>
    <w:rsid w:val="3E2E512E"/>
    <w:rsid w:val="3E3439BA"/>
    <w:rsid w:val="3E352767"/>
    <w:rsid w:val="3E3D4C5B"/>
    <w:rsid w:val="3E43C4F3"/>
    <w:rsid w:val="3E4C9D02"/>
    <w:rsid w:val="3E54F088"/>
    <w:rsid w:val="3E5B3BFC"/>
    <w:rsid w:val="3E603BBF"/>
    <w:rsid w:val="3E605F7C"/>
    <w:rsid w:val="3E619C85"/>
    <w:rsid w:val="3E677CF0"/>
    <w:rsid w:val="3E762D28"/>
    <w:rsid w:val="3E76C29B"/>
    <w:rsid w:val="3E77B4B9"/>
    <w:rsid w:val="3E7C03EC"/>
    <w:rsid w:val="3E837873"/>
    <w:rsid w:val="3E9A0F45"/>
    <w:rsid w:val="3EB1FB02"/>
    <w:rsid w:val="3EB707E1"/>
    <w:rsid w:val="3EBD3B9D"/>
    <w:rsid w:val="3EC2FAA3"/>
    <w:rsid w:val="3ED4B1CD"/>
    <w:rsid w:val="3ED9E495"/>
    <w:rsid w:val="3EE7FB91"/>
    <w:rsid w:val="3EE936A4"/>
    <w:rsid w:val="3EEE455D"/>
    <w:rsid w:val="3EF1D53E"/>
    <w:rsid w:val="3EFFFDC3"/>
    <w:rsid w:val="3F0137FE"/>
    <w:rsid w:val="3F024150"/>
    <w:rsid w:val="3F03DA92"/>
    <w:rsid w:val="3F0E7D81"/>
    <w:rsid w:val="3F13867E"/>
    <w:rsid w:val="3F19BD46"/>
    <w:rsid w:val="3F1B5BB9"/>
    <w:rsid w:val="3F207398"/>
    <w:rsid w:val="3F2A8A6B"/>
    <w:rsid w:val="3F315EC8"/>
    <w:rsid w:val="3F32FE7C"/>
    <w:rsid w:val="3F3B36DF"/>
    <w:rsid w:val="3F3B706B"/>
    <w:rsid w:val="3F41FB51"/>
    <w:rsid w:val="3F4596D6"/>
    <w:rsid w:val="3F4752CD"/>
    <w:rsid w:val="3F5CADA3"/>
    <w:rsid w:val="3F6743DC"/>
    <w:rsid w:val="3F6AE0BD"/>
    <w:rsid w:val="3F773EEE"/>
    <w:rsid w:val="3F8070A3"/>
    <w:rsid w:val="3F858481"/>
    <w:rsid w:val="3F933DBF"/>
    <w:rsid w:val="3F963AED"/>
    <w:rsid w:val="3F980417"/>
    <w:rsid w:val="3F9975F3"/>
    <w:rsid w:val="3F9A576B"/>
    <w:rsid w:val="3FA60FE7"/>
    <w:rsid w:val="3FA78155"/>
    <w:rsid w:val="3FB78377"/>
    <w:rsid w:val="3FD9A9A0"/>
    <w:rsid w:val="3FDB5147"/>
    <w:rsid w:val="3FE03565"/>
    <w:rsid w:val="3FE0F438"/>
    <w:rsid w:val="3FED280F"/>
    <w:rsid w:val="3FF4E506"/>
    <w:rsid w:val="3FF86723"/>
    <w:rsid w:val="3FFD938D"/>
    <w:rsid w:val="400F86E4"/>
    <w:rsid w:val="40118DA5"/>
    <w:rsid w:val="4024AF0E"/>
    <w:rsid w:val="4040D6BB"/>
    <w:rsid w:val="4043B29A"/>
    <w:rsid w:val="4043BE63"/>
    <w:rsid w:val="404A8DC6"/>
    <w:rsid w:val="404CD129"/>
    <w:rsid w:val="4051EE6C"/>
    <w:rsid w:val="4054BF83"/>
    <w:rsid w:val="40557581"/>
    <w:rsid w:val="405E0046"/>
    <w:rsid w:val="407008A2"/>
    <w:rsid w:val="40711786"/>
    <w:rsid w:val="4072C855"/>
    <w:rsid w:val="4085C72D"/>
    <w:rsid w:val="408A15BE"/>
    <w:rsid w:val="40905996"/>
    <w:rsid w:val="40AA22C4"/>
    <w:rsid w:val="40AE79C3"/>
    <w:rsid w:val="40AF133F"/>
    <w:rsid w:val="40B1C5EA"/>
    <w:rsid w:val="40B29A74"/>
    <w:rsid w:val="40BAC348"/>
    <w:rsid w:val="40CB76BE"/>
    <w:rsid w:val="40CBA25B"/>
    <w:rsid w:val="40CE41A5"/>
    <w:rsid w:val="40CE9611"/>
    <w:rsid w:val="40D4EE7F"/>
    <w:rsid w:val="40D931F8"/>
    <w:rsid w:val="40E56E7D"/>
    <w:rsid w:val="40E5BD41"/>
    <w:rsid w:val="40E6C4B9"/>
    <w:rsid w:val="40EDB05B"/>
    <w:rsid w:val="40EE7C9A"/>
    <w:rsid w:val="40FD3251"/>
    <w:rsid w:val="4101EBC1"/>
    <w:rsid w:val="410813D2"/>
    <w:rsid w:val="410C851C"/>
    <w:rsid w:val="410FC38C"/>
    <w:rsid w:val="41112D94"/>
    <w:rsid w:val="411DC316"/>
    <w:rsid w:val="411EA75B"/>
    <w:rsid w:val="4125576C"/>
    <w:rsid w:val="4134E60D"/>
    <w:rsid w:val="413890B1"/>
    <w:rsid w:val="4139BFEF"/>
    <w:rsid w:val="413B04AE"/>
    <w:rsid w:val="413C322D"/>
    <w:rsid w:val="414306E4"/>
    <w:rsid w:val="41438EA3"/>
    <w:rsid w:val="414B7C29"/>
    <w:rsid w:val="415008C3"/>
    <w:rsid w:val="4159DC7B"/>
    <w:rsid w:val="4159F479"/>
    <w:rsid w:val="415EDD0E"/>
    <w:rsid w:val="415F17A9"/>
    <w:rsid w:val="4165144E"/>
    <w:rsid w:val="41699D45"/>
    <w:rsid w:val="416A0FCB"/>
    <w:rsid w:val="41712843"/>
    <w:rsid w:val="417406D1"/>
    <w:rsid w:val="41761BCB"/>
    <w:rsid w:val="41774D46"/>
    <w:rsid w:val="417CEEB4"/>
    <w:rsid w:val="417DC20F"/>
    <w:rsid w:val="418240B8"/>
    <w:rsid w:val="41911F29"/>
    <w:rsid w:val="4195E897"/>
    <w:rsid w:val="41A168CD"/>
    <w:rsid w:val="41A39674"/>
    <w:rsid w:val="41A998FE"/>
    <w:rsid w:val="41B1D6DD"/>
    <w:rsid w:val="41BF31E9"/>
    <w:rsid w:val="41CC61E7"/>
    <w:rsid w:val="41D45953"/>
    <w:rsid w:val="41D7AEF2"/>
    <w:rsid w:val="41D9E2EA"/>
    <w:rsid w:val="41DC268D"/>
    <w:rsid w:val="41E43D91"/>
    <w:rsid w:val="41E8B90D"/>
    <w:rsid w:val="41EBB69D"/>
    <w:rsid w:val="41F49256"/>
    <w:rsid w:val="41F52895"/>
    <w:rsid w:val="41FC1DD3"/>
    <w:rsid w:val="420B3CC1"/>
    <w:rsid w:val="42144F08"/>
    <w:rsid w:val="421516FD"/>
    <w:rsid w:val="4216038C"/>
    <w:rsid w:val="421744E5"/>
    <w:rsid w:val="42209838"/>
    <w:rsid w:val="422F8A74"/>
    <w:rsid w:val="42375B6E"/>
    <w:rsid w:val="423C8173"/>
    <w:rsid w:val="423D40A3"/>
    <w:rsid w:val="423E1794"/>
    <w:rsid w:val="424D7DEB"/>
    <w:rsid w:val="425EA4F8"/>
    <w:rsid w:val="42605E9C"/>
    <w:rsid w:val="4261DB7A"/>
    <w:rsid w:val="426605D0"/>
    <w:rsid w:val="42702B03"/>
    <w:rsid w:val="4271692D"/>
    <w:rsid w:val="4277FB83"/>
    <w:rsid w:val="42832EB7"/>
    <w:rsid w:val="428BD793"/>
    <w:rsid w:val="428CA16C"/>
    <w:rsid w:val="428D164B"/>
    <w:rsid w:val="428F151B"/>
    <w:rsid w:val="42907292"/>
    <w:rsid w:val="42A3C0F9"/>
    <w:rsid w:val="42A3E433"/>
    <w:rsid w:val="42AF73E6"/>
    <w:rsid w:val="42B20181"/>
    <w:rsid w:val="42B42DB3"/>
    <w:rsid w:val="42B4A8B5"/>
    <w:rsid w:val="42BE061D"/>
    <w:rsid w:val="42C6D1A5"/>
    <w:rsid w:val="42D07943"/>
    <w:rsid w:val="42D7359E"/>
    <w:rsid w:val="42E63F26"/>
    <w:rsid w:val="42EA5BB8"/>
    <w:rsid w:val="42EE68DA"/>
    <w:rsid w:val="42F08439"/>
    <w:rsid w:val="42F09429"/>
    <w:rsid w:val="42F537FA"/>
    <w:rsid w:val="42FB92B2"/>
    <w:rsid w:val="42FD6D81"/>
    <w:rsid w:val="42FE887A"/>
    <w:rsid w:val="4301EF83"/>
    <w:rsid w:val="43088335"/>
    <w:rsid w:val="43094205"/>
    <w:rsid w:val="4312CACA"/>
    <w:rsid w:val="4315B2B4"/>
    <w:rsid w:val="4319D9B2"/>
    <w:rsid w:val="431C7CC6"/>
    <w:rsid w:val="4328BAC6"/>
    <w:rsid w:val="432A563A"/>
    <w:rsid w:val="43317231"/>
    <w:rsid w:val="433B743B"/>
    <w:rsid w:val="4344BCBF"/>
    <w:rsid w:val="434A3062"/>
    <w:rsid w:val="434AC568"/>
    <w:rsid w:val="4356F474"/>
    <w:rsid w:val="43599383"/>
    <w:rsid w:val="435CFCD1"/>
    <w:rsid w:val="43639732"/>
    <w:rsid w:val="43683046"/>
    <w:rsid w:val="436A57DC"/>
    <w:rsid w:val="437506CF"/>
    <w:rsid w:val="43754C6A"/>
    <w:rsid w:val="43860393"/>
    <w:rsid w:val="438B4804"/>
    <w:rsid w:val="438E6D57"/>
    <w:rsid w:val="43946C55"/>
    <w:rsid w:val="4396C536"/>
    <w:rsid w:val="439BC96C"/>
    <w:rsid w:val="439CB7DD"/>
    <w:rsid w:val="43A8B848"/>
    <w:rsid w:val="43AABE3B"/>
    <w:rsid w:val="43D3E0F3"/>
    <w:rsid w:val="43D3F8B3"/>
    <w:rsid w:val="43D7633A"/>
    <w:rsid w:val="43D7B6FA"/>
    <w:rsid w:val="43DB4BEB"/>
    <w:rsid w:val="43E1D839"/>
    <w:rsid w:val="43E3D7AA"/>
    <w:rsid w:val="43E45BDB"/>
    <w:rsid w:val="43E68467"/>
    <w:rsid w:val="43F14E1B"/>
    <w:rsid w:val="43F159FB"/>
    <w:rsid w:val="43F758D8"/>
    <w:rsid w:val="43F93C81"/>
    <w:rsid w:val="43F962D1"/>
    <w:rsid w:val="440951E8"/>
    <w:rsid w:val="440AE8B6"/>
    <w:rsid w:val="440CDDBD"/>
    <w:rsid w:val="44121705"/>
    <w:rsid w:val="44128621"/>
    <w:rsid w:val="4415C699"/>
    <w:rsid w:val="4418166F"/>
    <w:rsid w:val="441C3A5E"/>
    <w:rsid w:val="442340F5"/>
    <w:rsid w:val="442C134C"/>
    <w:rsid w:val="44317E31"/>
    <w:rsid w:val="44376081"/>
    <w:rsid w:val="44380976"/>
    <w:rsid w:val="44413A8B"/>
    <w:rsid w:val="444799F5"/>
    <w:rsid w:val="445096F0"/>
    <w:rsid w:val="44641C0A"/>
    <w:rsid w:val="44671646"/>
    <w:rsid w:val="4469DC9C"/>
    <w:rsid w:val="4476F328"/>
    <w:rsid w:val="447B2F65"/>
    <w:rsid w:val="447BE1AE"/>
    <w:rsid w:val="447D23F5"/>
    <w:rsid w:val="4485F680"/>
    <w:rsid w:val="4492293A"/>
    <w:rsid w:val="4495373B"/>
    <w:rsid w:val="4498BDBA"/>
    <w:rsid w:val="449B5FD5"/>
    <w:rsid w:val="449E9BB9"/>
    <w:rsid w:val="44A57001"/>
    <w:rsid w:val="44A8BAD9"/>
    <w:rsid w:val="44B60152"/>
    <w:rsid w:val="44B7E6BC"/>
    <w:rsid w:val="44C611B0"/>
    <w:rsid w:val="44CC7CD6"/>
    <w:rsid w:val="44D1A70C"/>
    <w:rsid w:val="44D570EE"/>
    <w:rsid w:val="44D5A53B"/>
    <w:rsid w:val="44D81FC1"/>
    <w:rsid w:val="44DAE465"/>
    <w:rsid w:val="44DB451A"/>
    <w:rsid w:val="44DF91C0"/>
    <w:rsid w:val="44E0D6DB"/>
    <w:rsid w:val="44E139C0"/>
    <w:rsid w:val="44E5383E"/>
    <w:rsid w:val="44E7B6FB"/>
    <w:rsid w:val="44F9A328"/>
    <w:rsid w:val="45134DE5"/>
    <w:rsid w:val="4515689A"/>
    <w:rsid w:val="4515E1E2"/>
    <w:rsid w:val="45180358"/>
    <w:rsid w:val="4519BC45"/>
    <w:rsid w:val="451A54E8"/>
    <w:rsid w:val="451AD36F"/>
    <w:rsid w:val="451E3EF3"/>
    <w:rsid w:val="45245F56"/>
    <w:rsid w:val="4526B5BD"/>
    <w:rsid w:val="4526CA6A"/>
    <w:rsid w:val="452B6FD2"/>
    <w:rsid w:val="452C49DC"/>
    <w:rsid w:val="45300DA4"/>
    <w:rsid w:val="4532523C"/>
    <w:rsid w:val="4539E09B"/>
    <w:rsid w:val="453A4162"/>
    <w:rsid w:val="453F27FD"/>
    <w:rsid w:val="454CBF3C"/>
    <w:rsid w:val="4553A56E"/>
    <w:rsid w:val="4558D3E4"/>
    <w:rsid w:val="455A73AD"/>
    <w:rsid w:val="455ADBE9"/>
    <w:rsid w:val="45607E25"/>
    <w:rsid w:val="4568CC8E"/>
    <w:rsid w:val="4569FC18"/>
    <w:rsid w:val="4579CBE8"/>
    <w:rsid w:val="457B3B41"/>
    <w:rsid w:val="457B47B7"/>
    <w:rsid w:val="4582E1C2"/>
    <w:rsid w:val="458AC1CC"/>
    <w:rsid w:val="4590242C"/>
    <w:rsid w:val="4590C4BA"/>
    <w:rsid w:val="4596165E"/>
    <w:rsid w:val="459644E5"/>
    <w:rsid w:val="459ED4D9"/>
    <w:rsid w:val="45B6CFFF"/>
    <w:rsid w:val="45B841DD"/>
    <w:rsid w:val="45BB4ED3"/>
    <w:rsid w:val="45BCF6D9"/>
    <w:rsid w:val="45C5AE4F"/>
    <w:rsid w:val="45CDB0BC"/>
    <w:rsid w:val="45D9831B"/>
    <w:rsid w:val="45E18B64"/>
    <w:rsid w:val="45E80E23"/>
    <w:rsid w:val="45E8F508"/>
    <w:rsid w:val="45F015EA"/>
    <w:rsid w:val="45F06456"/>
    <w:rsid w:val="45F06DE3"/>
    <w:rsid w:val="45FCF88E"/>
    <w:rsid w:val="4600C054"/>
    <w:rsid w:val="460602B7"/>
    <w:rsid w:val="4607ABB7"/>
    <w:rsid w:val="46120DD5"/>
    <w:rsid w:val="4614CC51"/>
    <w:rsid w:val="461650A7"/>
    <w:rsid w:val="46191271"/>
    <w:rsid w:val="461AA66C"/>
    <w:rsid w:val="461BEB87"/>
    <w:rsid w:val="461D3B40"/>
    <w:rsid w:val="462900A2"/>
    <w:rsid w:val="4629FA2E"/>
    <w:rsid w:val="462DFE07"/>
    <w:rsid w:val="463526EA"/>
    <w:rsid w:val="46380990"/>
    <w:rsid w:val="463CD564"/>
    <w:rsid w:val="463CFBC9"/>
    <w:rsid w:val="464400CE"/>
    <w:rsid w:val="4649D9DD"/>
    <w:rsid w:val="4650B2B2"/>
    <w:rsid w:val="4655E029"/>
    <w:rsid w:val="465855B6"/>
    <w:rsid w:val="46592EC2"/>
    <w:rsid w:val="465CF766"/>
    <w:rsid w:val="467721E8"/>
    <w:rsid w:val="46796D7C"/>
    <w:rsid w:val="467978DB"/>
    <w:rsid w:val="467D0C58"/>
    <w:rsid w:val="4681BEDB"/>
    <w:rsid w:val="46828A1A"/>
    <w:rsid w:val="4687B8F3"/>
    <w:rsid w:val="468BCE8D"/>
    <w:rsid w:val="468CA441"/>
    <w:rsid w:val="46938BA4"/>
    <w:rsid w:val="4695E548"/>
    <w:rsid w:val="46A7F8E1"/>
    <w:rsid w:val="46B6B7F6"/>
    <w:rsid w:val="46C101FD"/>
    <w:rsid w:val="46C23F95"/>
    <w:rsid w:val="46C26D27"/>
    <w:rsid w:val="46C5BF5D"/>
    <w:rsid w:val="46C92B0B"/>
    <w:rsid w:val="46CEE570"/>
    <w:rsid w:val="46DB801D"/>
    <w:rsid w:val="46DE063F"/>
    <w:rsid w:val="46E37B25"/>
    <w:rsid w:val="46E50158"/>
    <w:rsid w:val="46EF0B8F"/>
    <w:rsid w:val="46F987E2"/>
    <w:rsid w:val="46FD7686"/>
    <w:rsid w:val="47070830"/>
    <w:rsid w:val="470BDD4A"/>
    <w:rsid w:val="47139EF6"/>
    <w:rsid w:val="47146875"/>
    <w:rsid w:val="4718AF8B"/>
    <w:rsid w:val="471FC8BC"/>
    <w:rsid w:val="47256B26"/>
    <w:rsid w:val="472953D3"/>
    <w:rsid w:val="472A0010"/>
    <w:rsid w:val="473D9000"/>
    <w:rsid w:val="4740B79C"/>
    <w:rsid w:val="474CD0AC"/>
    <w:rsid w:val="474E0A42"/>
    <w:rsid w:val="47575622"/>
    <w:rsid w:val="47612BC6"/>
    <w:rsid w:val="476382D7"/>
    <w:rsid w:val="477AADA7"/>
    <w:rsid w:val="477EF5ED"/>
    <w:rsid w:val="47868908"/>
    <w:rsid w:val="479CD538"/>
    <w:rsid w:val="47B3D286"/>
    <w:rsid w:val="47B5D68C"/>
    <w:rsid w:val="47C358A4"/>
    <w:rsid w:val="47C521EE"/>
    <w:rsid w:val="47CD993E"/>
    <w:rsid w:val="47DE3D2F"/>
    <w:rsid w:val="47EC5E4D"/>
    <w:rsid w:val="47ECDFD0"/>
    <w:rsid w:val="47F62DCD"/>
    <w:rsid w:val="47F77623"/>
    <w:rsid w:val="47FF0147"/>
    <w:rsid w:val="480A845B"/>
    <w:rsid w:val="480C8417"/>
    <w:rsid w:val="480DB260"/>
    <w:rsid w:val="4810AB0B"/>
    <w:rsid w:val="4816D453"/>
    <w:rsid w:val="482178B2"/>
    <w:rsid w:val="482EC748"/>
    <w:rsid w:val="482F8B8F"/>
    <w:rsid w:val="4831A54D"/>
    <w:rsid w:val="484EA9BC"/>
    <w:rsid w:val="4850B251"/>
    <w:rsid w:val="485B4879"/>
    <w:rsid w:val="485CCEF1"/>
    <w:rsid w:val="485EA8C1"/>
    <w:rsid w:val="48675C2B"/>
    <w:rsid w:val="486A71F5"/>
    <w:rsid w:val="486C8004"/>
    <w:rsid w:val="48754EC0"/>
    <w:rsid w:val="4881B5BE"/>
    <w:rsid w:val="48872E9C"/>
    <w:rsid w:val="488928C9"/>
    <w:rsid w:val="48908358"/>
    <w:rsid w:val="4895699C"/>
    <w:rsid w:val="4897E83F"/>
    <w:rsid w:val="48A1C2CF"/>
    <w:rsid w:val="48A80FD7"/>
    <w:rsid w:val="48A8FE1D"/>
    <w:rsid w:val="48A93A31"/>
    <w:rsid w:val="48AF562E"/>
    <w:rsid w:val="48B0DBB0"/>
    <w:rsid w:val="48B16687"/>
    <w:rsid w:val="48BBDBBE"/>
    <w:rsid w:val="48BDEE94"/>
    <w:rsid w:val="48C2628E"/>
    <w:rsid w:val="48C612B0"/>
    <w:rsid w:val="48C77713"/>
    <w:rsid w:val="48D313DE"/>
    <w:rsid w:val="48D4015F"/>
    <w:rsid w:val="48D8355E"/>
    <w:rsid w:val="48F23BC8"/>
    <w:rsid w:val="48FC5E61"/>
    <w:rsid w:val="48FE2B4D"/>
    <w:rsid w:val="49006AE2"/>
    <w:rsid w:val="4902F3D5"/>
    <w:rsid w:val="49087DAD"/>
    <w:rsid w:val="491009FE"/>
    <w:rsid w:val="491168F4"/>
    <w:rsid w:val="491325AE"/>
    <w:rsid w:val="491376A2"/>
    <w:rsid w:val="4914499A"/>
    <w:rsid w:val="49160AD4"/>
    <w:rsid w:val="4917E3A6"/>
    <w:rsid w:val="491ED46B"/>
    <w:rsid w:val="49326BF8"/>
    <w:rsid w:val="4935FE7A"/>
    <w:rsid w:val="49375587"/>
    <w:rsid w:val="4938EC14"/>
    <w:rsid w:val="493B0A6B"/>
    <w:rsid w:val="493C8B7A"/>
    <w:rsid w:val="4940773D"/>
    <w:rsid w:val="494CB9A3"/>
    <w:rsid w:val="494D4683"/>
    <w:rsid w:val="494FDC33"/>
    <w:rsid w:val="495E1A0F"/>
    <w:rsid w:val="4961A991"/>
    <w:rsid w:val="4965B3B5"/>
    <w:rsid w:val="4966F22F"/>
    <w:rsid w:val="49734881"/>
    <w:rsid w:val="4975261C"/>
    <w:rsid w:val="497737F8"/>
    <w:rsid w:val="49779A4C"/>
    <w:rsid w:val="49795F49"/>
    <w:rsid w:val="497CCEE8"/>
    <w:rsid w:val="497EC50E"/>
    <w:rsid w:val="497FEFCF"/>
    <w:rsid w:val="49806553"/>
    <w:rsid w:val="498572A5"/>
    <w:rsid w:val="499285FF"/>
    <w:rsid w:val="499A0501"/>
    <w:rsid w:val="499B3102"/>
    <w:rsid w:val="49A1027F"/>
    <w:rsid w:val="49A5DEA6"/>
    <w:rsid w:val="49AA52B0"/>
    <w:rsid w:val="49AE836C"/>
    <w:rsid w:val="49B20D17"/>
    <w:rsid w:val="49B573D8"/>
    <w:rsid w:val="49B8A2BC"/>
    <w:rsid w:val="49BC999A"/>
    <w:rsid w:val="49C6997F"/>
    <w:rsid w:val="49C9520A"/>
    <w:rsid w:val="49D0E9DC"/>
    <w:rsid w:val="49D15DF4"/>
    <w:rsid w:val="49D26BEE"/>
    <w:rsid w:val="49D8712B"/>
    <w:rsid w:val="49D90386"/>
    <w:rsid w:val="49E3B7C7"/>
    <w:rsid w:val="49EE33B1"/>
    <w:rsid w:val="49EFC138"/>
    <w:rsid w:val="49F19EB0"/>
    <w:rsid w:val="49F30263"/>
    <w:rsid w:val="49F3C05A"/>
    <w:rsid w:val="49F44BB2"/>
    <w:rsid w:val="49FCF948"/>
    <w:rsid w:val="4A01788E"/>
    <w:rsid w:val="4A0F92A1"/>
    <w:rsid w:val="4A1A319D"/>
    <w:rsid w:val="4A1E58A7"/>
    <w:rsid w:val="4A1F6A09"/>
    <w:rsid w:val="4A1FBD2D"/>
    <w:rsid w:val="4A2DDD95"/>
    <w:rsid w:val="4A317593"/>
    <w:rsid w:val="4A3888E5"/>
    <w:rsid w:val="4A3A0E13"/>
    <w:rsid w:val="4A442D27"/>
    <w:rsid w:val="4A4F7C64"/>
    <w:rsid w:val="4A5EBD9E"/>
    <w:rsid w:val="4A62A557"/>
    <w:rsid w:val="4A63CA1F"/>
    <w:rsid w:val="4A65F4AC"/>
    <w:rsid w:val="4A66B3E7"/>
    <w:rsid w:val="4A6BA62A"/>
    <w:rsid w:val="4A7413F0"/>
    <w:rsid w:val="4A79C8E7"/>
    <w:rsid w:val="4A809B79"/>
    <w:rsid w:val="4A853EBF"/>
    <w:rsid w:val="4A89739F"/>
    <w:rsid w:val="4A89CBFE"/>
    <w:rsid w:val="4A8C061E"/>
    <w:rsid w:val="4A8C88DA"/>
    <w:rsid w:val="4A8EF942"/>
    <w:rsid w:val="4A92D7E2"/>
    <w:rsid w:val="4A96A863"/>
    <w:rsid w:val="4A9FA0C6"/>
    <w:rsid w:val="4AA26396"/>
    <w:rsid w:val="4AA75DA8"/>
    <w:rsid w:val="4AAC5361"/>
    <w:rsid w:val="4AB16835"/>
    <w:rsid w:val="4ABBA2ED"/>
    <w:rsid w:val="4AC093D6"/>
    <w:rsid w:val="4AC1E262"/>
    <w:rsid w:val="4AD898A8"/>
    <w:rsid w:val="4ADB4A61"/>
    <w:rsid w:val="4AE8AAC7"/>
    <w:rsid w:val="4AF13AA0"/>
    <w:rsid w:val="4AF7A692"/>
    <w:rsid w:val="4B0420B2"/>
    <w:rsid w:val="4B074B34"/>
    <w:rsid w:val="4B0B2C7C"/>
    <w:rsid w:val="4B0B493C"/>
    <w:rsid w:val="4B0BB04F"/>
    <w:rsid w:val="4B0BC33A"/>
    <w:rsid w:val="4B153BAB"/>
    <w:rsid w:val="4B18628C"/>
    <w:rsid w:val="4B189309"/>
    <w:rsid w:val="4B1F29B8"/>
    <w:rsid w:val="4B208BFB"/>
    <w:rsid w:val="4B22BB3D"/>
    <w:rsid w:val="4B245406"/>
    <w:rsid w:val="4B263604"/>
    <w:rsid w:val="4B299584"/>
    <w:rsid w:val="4B2CB504"/>
    <w:rsid w:val="4B2EA28D"/>
    <w:rsid w:val="4B38D512"/>
    <w:rsid w:val="4B4101A4"/>
    <w:rsid w:val="4B464F41"/>
    <w:rsid w:val="4B480435"/>
    <w:rsid w:val="4B526657"/>
    <w:rsid w:val="4B5B38E1"/>
    <w:rsid w:val="4B5C834F"/>
    <w:rsid w:val="4B616A27"/>
    <w:rsid w:val="4B65E877"/>
    <w:rsid w:val="4B679CD3"/>
    <w:rsid w:val="4B68A62E"/>
    <w:rsid w:val="4B6A2810"/>
    <w:rsid w:val="4B71A761"/>
    <w:rsid w:val="4B7B4941"/>
    <w:rsid w:val="4B7DC867"/>
    <w:rsid w:val="4B818D95"/>
    <w:rsid w:val="4B85D519"/>
    <w:rsid w:val="4B89CDC0"/>
    <w:rsid w:val="4B912EF5"/>
    <w:rsid w:val="4B92468F"/>
    <w:rsid w:val="4B93C1F6"/>
    <w:rsid w:val="4B95D941"/>
    <w:rsid w:val="4B9E3E6B"/>
    <w:rsid w:val="4BA2FC19"/>
    <w:rsid w:val="4BB19E81"/>
    <w:rsid w:val="4BB3D0A8"/>
    <w:rsid w:val="4BB5C2F4"/>
    <w:rsid w:val="4BB67F57"/>
    <w:rsid w:val="4BBC00C0"/>
    <w:rsid w:val="4BC1733A"/>
    <w:rsid w:val="4BC88469"/>
    <w:rsid w:val="4BD0818A"/>
    <w:rsid w:val="4BD635E2"/>
    <w:rsid w:val="4BDC16DB"/>
    <w:rsid w:val="4BE2EA4D"/>
    <w:rsid w:val="4BE97792"/>
    <w:rsid w:val="4BEC5048"/>
    <w:rsid w:val="4BEEA5A2"/>
    <w:rsid w:val="4BEF285B"/>
    <w:rsid w:val="4BF2613B"/>
    <w:rsid w:val="4BF9476B"/>
    <w:rsid w:val="4C00A8E5"/>
    <w:rsid w:val="4C00B4E9"/>
    <w:rsid w:val="4C018274"/>
    <w:rsid w:val="4C0C6828"/>
    <w:rsid w:val="4C1C9050"/>
    <w:rsid w:val="4C1D296F"/>
    <w:rsid w:val="4C296B0E"/>
    <w:rsid w:val="4C2CAA55"/>
    <w:rsid w:val="4C31BE2B"/>
    <w:rsid w:val="4C357617"/>
    <w:rsid w:val="4C3E0022"/>
    <w:rsid w:val="4C49477B"/>
    <w:rsid w:val="4C4E97F9"/>
    <w:rsid w:val="4C4F095E"/>
    <w:rsid w:val="4C508CD2"/>
    <w:rsid w:val="4C530F8A"/>
    <w:rsid w:val="4C5602F1"/>
    <w:rsid w:val="4C5B1DE4"/>
    <w:rsid w:val="4C5B58F2"/>
    <w:rsid w:val="4C670CF9"/>
    <w:rsid w:val="4C6D460C"/>
    <w:rsid w:val="4C6DD794"/>
    <w:rsid w:val="4C740CDF"/>
    <w:rsid w:val="4C8C6C85"/>
    <w:rsid w:val="4C903B64"/>
    <w:rsid w:val="4C9305F7"/>
    <w:rsid w:val="4C99E158"/>
    <w:rsid w:val="4C9F4BC1"/>
    <w:rsid w:val="4CA581D0"/>
    <w:rsid w:val="4CAD48C0"/>
    <w:rsid w:val="4CB906AC"/>
    <w:rsid w:val="4CBA9DF6"/>
    <w:rsid w:val="4CC2C558"/>
    <w:rsid w:val="4CC8BC83"/>
    <w:rsid w:val="4CC900BD"/>
    <w:rsid w:val="4CCB3A20"/>
    <w:rsid w:val="4CCF76C4"/>
    <w:rsid w:val="4CD17ABF"/>
    <w:rsid w:val="4CDF9869"/>
    <w:rsid w:val="4CDF9EE4"/>
    <w:rsid w:val="4CE1128A"/>
    <w:rsid w:val="4CE55819"/>
    <w:rsid w:val="4CEADD74"/>
    <w:rsid w:val="4CEB20A6"/>
    <w:rsid w:val="4CEDAC12"/>
    <w:rsid w:val="4CFB8585"/>
    <w:rsid w:val="4D0112A4"/>
    <w:rsid w:val="4D04F9F7"/>
    <w:rsid w:val="4D06C8DC"/>
    <w:rsid w:val="4D0A562F"/>
    <w:rsid w:val="4D0C71DE"/>
    <w:rsid w:val="4D0D78FD"/>
    <w:rsid w:val="4D158BC8"/>
    <w:rsid w:val="4D15C7E0"/>
    <w:rsid w:val="4D188B97"/>
    <w:rsid w:val="4D29DA77"/>
    <w:rsid w:val="4D305096"/>
    <w:rsid w:val="4D368524"/>
    <w:rsid w:val="4D36E76A"/>
    <w:rsid w:val="4D3D67E6"/>
    <w:rsid w:val="4D46554A"/>
    <w:rsid w:val="4D4E987A"/>
    <w:rsid w:val="4D575DEF"/>
    <w:rsid w:val="4D63B316"/>
    <w:rsid w:val="4D6B445C"/>
    <w:rsid w:val="4D6E1D05"/>
    <w:rsid w:val="4D705D6F"/>
    <w:rsid w:val="4D71314D"/>
    <w:rsid w:val="4D73393A"/>
    <w:rsid w:val="4D785C62"/>
    <w:rsid w:val="4D84E132"/>
    <w:rsid w:val="4D8672DF"/>
    <w:rsid w:val="4D8C4D9F"/>
    <w:rsid w:val="4D95D3B1"/>
    <w:rsid w:val="4D9A4689"/>
    <w:rsid w:val="4D9D97B2"/>
    <w:rsid w:val="4DA21D17"/>
    <w:rsid w:val="4DAEF6C5"/>
    <w:rsid w:val="4DAF6763"/>
    <w:rsid w:val="4DB27C66"/>
    <w:rsid w:val="4DBE8297"/>
    <w:rsid w:val="4DC5D5F7"/>
    <w:rsid w:val="4DC7DF0A"/>
    <w:rsid w:val="4DD1DA70"/>
    <w:rsid w:val="4DD3DFB7"/>
    <w:rsid w:val="4DE214D8"/>
    <w:rsid w:val="4DE3C9F5"/>
    <w:rsid w:val="4DE7964F"/>
    <w:rsid w:val="4DEAFE96"/>
    <w:rsid w:val="4DEBE96B"/>
    <w:rsid w:val="4DF247BF"/>
    <w:rsid w:val="4DFD8CE9"/>
    <w:rsid w:val="4E02B648"/>
    <w:rsid w:val="4E097AD4"/>
    <w:rsid w:val="4E09B39F"/>
    <w:rsid w:val="4E10AC69"/>
    <w:rsid w:val="4E11C8FB"/>
    <w:rsid w:val="4E192D54"/>
    <w:rsid w:val="4E260D85"/>
    <w:rsid w:val="4E2F118E"/>
    <w:rsid w:val="4E2F84E7"/>
    <w:rsid w:val="4E388B68"/>
    <w:rsid w:val="4E39C466"/>
    <w:rsid w:val="4E41E09E"/>
    <w:rsid w:val="4E4A9F66"/>
    <w:rsid w:val="4E4FD889"/>
    <w:rsid w:val="4E500608"/>
    <w:rsid w:val="4E52CE19"/>
    <w:rsid w:val="4E58A333"/>
    <w:rsid w:val="4E5F165D"/>
    <w:rsid w:val="4E6439A6"/>
    <w:rsid w:val="4E64B64D"/>
    <w:rsid w:val="4E652989"/>
    <w:rsid w:val="4E663D7F"/>
    <w:rsid w:val="4E6771D3"/>
    <w:rsid w:val="4E6E7E1E"/>
    <w:rsid w:val="4E6F46E1"/>
    <w:rsid w:val="4E72324E"/>
    <w:rsid w:val="4E7259BC"/>
    <w:rsid w:val="4E82A1F8"/>
    <w:rsid w:val="4E888676"/>
    <w:rsid w:val="4E926618"/>
    <w:rsid w:val="4E9E3D9C"/>
    <w:rsid w:val="4EA26529"/>
    <w:rsid w:val="4EA98387"/>
    <w:rsid w:val="4EAA2392"/>
    <w:rsid w:val="4EB22D2E"/>
    <w:rsid w:val="4EB77387"/>
    <w:rsid w:val="4EBA274A"/>
    <w:rsid w:val="4EBB7C5B"/>
    <w:rsid w:val="4EBF7D3A"/>
    <w:rsid w:val="4EC017B8"/>
    <w:rsid w:val="4EC25858"/>
    <w:rsid w:val="4EC77E3A"/>
    <w:rsid w:val="4ECC5E7E"/>
    <w:rsid w:val="4EDAD5E8"/>
    <w:rsid w:val="4EE63BD3"/>
    <w:rsid w:val="4EE87275"/>
    <w:rsid w:val="4EEB40CA"/>
    <w:rsid w:val="4EEB57C1"/>
    <w:rsid w:val="4EF17275"/>
    <w:rsid w:val="4EF5BBEB"/>
    <w:rsid w:val="4EF76906"/>
    <w:rsid w:val="4F01EED2"/>
    <w:rsid w:val="4F1E56CC"/>
    <w:rsid w:val="4F282665"/>
    <w:rsid w:val="4F28C188"/>
    <w:rsid w:val="4F2A2696"/>
    <w:rsid w:val="4F2B3170"/>
    <w:rsid w:val="4F380608"/>
    <w:rsid w:val="4F397767"/>
    <w:rsid w:val="4F3AD5D9"/>
    <w:rsid w:val="4F3B91A4"/>
    <w:rsid w:val="4F425AC3"/>
    <w:rsid w:val="4F4AD14F"/>
    <w:rsid w:val="4F52637B"/>
    <w:rsid w:val="4F54FB21"/>
    <w:rsid w:val="4F5B66D4"/>
    <w:rsid w:val="4F6C4824"/>
    <w:rsid w:val="4F6F26BB"/>
    <w:rsid w:val="4F725705"/>
    <w:rsid w:val="4F7B0047"/>
    <w:rsid w:val="4F7DB592"/>
    <w:rsid w:val="4F81B726"/>
    <w:rsid w:val="4F83AE4E"/>
    <w:rsid w:val="4F8994FD"/>
    <w:rsid w:val="4F8AA128"/>
    <w:rsid w:val="4F8AB04C"/>
    <w:rsid w:val="4F917A2A"/>
    <w:rsid w:val="4F9A47AB"/>
    <w:rsid w:val="4F9B6C5E"/>
    <w:rsid w:val="4FA598A7"/>
    <w:rsid w:val="4FB2BC36"/>
    <w:rsid w:val="4FB66AA1"/>
    <w:rsid w:val="4FBD1C8C"/>
    <w:rsid w:val="4FC2F50D"/>
    <w:rsid w:val="4FC3BA7A"/>
    <w:rsid w:val="4FC7B878"/>
    <w:rsid w:val="4FD374FF"/>
    <w:rsid w:val="4FE59412"/>
    <w:rsid w:val="4FED70B9"/>
    <w:rsid w:val="4FEFFD0D"/>
    <w:rsid w:val="4FF02C19"/>
    <w:rsid w:val="4FF3B63A"/>
    <w:rsid w:val="4FF53B7C"/>
    <w:rsid w:val="4FF85CBA"/>
    <w:rsid w:val="4FFA30D1"/>
    <w:rsid w:val="4FFE559A"/>
    <w:rsid w:val="5003FFF5"/>
    <w:rsid w:val="50093BE0"/>
    <w:rsid w:val="500C5963"/>
    <w:rsid w:val="5011A75B"/>
    <w:rsid w:val="5014C61B"/>
    <w:rsid w:val="501FE704"/>
    <w:rsid w:val="50230C96"/>
    <w:rsid w:val="50238ED5"/>
    <w:rsid w:val="5027EAE5"/>
    <w:rsid w:val="502EC565"/>
    <w:rsid w:val="50304942"/>
    <w:rsid w:val="50319495"/>
    <w:rsid w:val="5031BB95"/>
    <w:rsid w:val="50389312"/>
    <w:rsid w:val="50395AC7"/>
    <w:rsid w:val="50401342"/>
    <w:rsid w:val="50403221"/>
    <w:rsid w:val="50455728"/>
    <w:rsid w:val="504711BD"/>
    <w:rsid w:val="50592767"/>
    <w:rsid w:val="50625BDD"/>
    <w:rsid w:val="5066734E"/>
    <w:rsid w:val="506F962D"/>
    <w:rsid w:val="507ACE15"/>
    <w:rsid w:val="508FF9CB"/>
    <w:rsid w:val="50913EDF"/>
    <w:rsid w:val="50929406"/>
    <w:rsid w:val="5095C1D7"/>
    <w:rsid w:val="5097CF71"/>
    <w:rsid w:val="50AA5FD8"/>
    <w:rsid w:val="50B07655"/>
    <w:rsid w:val="50BB7AB7"/>
    <w:rsid w:val="50BEFA7B"/>
    <w:rsid w:val="50C22394"/>
    <w:rsid w:val="50C7AB58"/>
    <w:rsid w:val="50D086C7"/>
    <w:rsid w:val="50D3DDCD"/>
    <w:rsid w:val="50D90A97"/>
    <w:rsid w:val="50D9F545"/>
    <w:rsid w:val="50DC271E"/>
    <w:rsid w:val="50DED364"/>
    <w:rsid w:val="50DFB919"/>
    <w:rsid w:val="50E279BF"/>
    <w:rsid w:val="50E76476"/>
    <w:rsid w:val="50E9ADE7"/>
    <w:rsid w:val="50EAD9E0"/>
    <w:rsid w:val="50F07B0D"/>
    <w:rsid w:val="50F5685B"/>
    <w:rsid w:val="50F5D4D5"/>
    <w:rsid w:val="50FC0CE4"/>
    <w:rsid w:val="50FF504B"/>
    <w:rsid w:val="5100EA78"/>
    <w:rsid w:val="51019F9E"/>
    <w:rsid w:val="510551A7"/>
    <w:rsid w:val="51081E76"/>
    <w:rsid w:val="51115512"/>
    <w:rsid w:val="5119C8E3"/>
    <w:rsid w:val="511BAA6E"/>
    <w:rsid w:val="5125EAE1"/>
    <w:rsid w:val="51283791"/>
    <w:rsid w:val="512C9862"/>
    <w:rsid w:val="51302ADB"/>
    <w:rsid w:val="513F3DF9"/>
    <w:rsid w:val="5149991E"/>
    <w:rsid w:val="514B2997"/>
    <w:rsid w:val="514EDA10"/>
    <w:rsid w:val="5153C721"/>
    <w:rsid w:val="515B8B92"/>
    <w:rsid w:val="516A5842"/>
    <w:rsid w:val="51756AC6"/>
    <w:rsid w:val="5181A3EB"/>
    <w:rsid w:val="5182C836"/>
    <w:rsid w:val="518389BF"/>
    <w:rsid w:val="518D3602"/>
    <w:rsid w:val="5193B650"/>
    <w:rsid w:val="51942FA6"/>
    <w:rsid w:val="519F54F5"/>
    <w:rsid w:val="519FD25A"/>
    <w:rsid w:val="51A28C68"/>
    <w:rsid w:val="51AFE645"/>
    <w:rsid w:val="51B59E2B"/>
    <w:rsid w:val="51B7CC92"/>
    <w:rsid w:val="51C02791"/>
    <w:rsid w:val="51C9CF4D"/>
    <w:rsid w:val="51D56FFC"/>
    <w:rsid w:val="51EA90FD"/>
    <w:rsid w:val="51F66D10"/>
    <w:rsid w:val="51FA1AB7"/>
    <w:rsid w:val="51FDA34F"/>
    <w:rsid w:val="5200C4AF"/>
    <w:rsid w:val="520BD8B6"/>
    <w:rsid w:val="521052FE"/>
    <w:rsid w:val="5216B99E"/>
    <w:rsid w:val="5222E18C"/>
    <w:rsid w:val="522B7C53"/>
    <w:rsid w:val="5239AA0A"/>
    <w:rsid w:val="523A56AD"/>
    <w:rsid w:val="523D5D30"/>
    <w:rsid w:val="52467508"/>
    <w:rsid w:val="5248AE2B"/>
    <w:rsid w:val="525868A9"/>
    <w:rsid w:val="52641FA1"/>
    <w:rsid w:val="52660188"/>
    <w:rsid w:val="52686E3C"/>
    <w:rsid w:val="52788743"/>
    <w:rsid w:val="5279F4A3"/>
    <w:rsid w:val="527EF9F9"/>
    <w:rsid w:val="52802024"/>
    <w:rsid w:val="52804F77"/>
    <w:rsid w:val="52807E23"/>
    <w:rsid w:val="5283454E"/>
    <w:rsid w:val="52886248"/>
    <w:rsid w:val="52894B22"/>
    <w:rsid w:val="528C272F"/>
    <w:rsid w:val="529DC72F"/>
    <w:rsid w:val="529E050A"/>
    <w:rsid w:val="52A1B565"/>
    <w:rsid w:val="52A44344"/>
    <w:rsid w:val="52A63BAB"/>
    <w:rsid w:val="52AC8E54"/>
    <w:rsid w:val="52B74483"/>
    <w:rsid w:val="52BAAE5A"/>
    <w:rsid w:val="52BEF62F"/>
    <w:rsid w:val="52C02ACC"/>
    <w:rsid w:val="52CE28A6"/>
    <w:rsid w:val="52D2FAF7"/>
    <w:rsid w:val="52DBE9B6"/>
    <w:rsid w:val="52E1009F"/>
    <w:rsid w:val="52E15F96"/>
    <w:rsid w:val="52E3241B"/>
    <w:rsid w:val="52E522FC"/>
    <w:rsid w:val="52E62544"/>
    <w:rsid w:val="52E8433D"/>
    <w:rsid w:val="52E994F6"/>
    <w:rsid w:val="52EB19E8"/>
    <w:rsid w:val="52EEC734"/>
    <w:rsid w:val="52F26733"/>
    <w:rsid w:val="52FD7C22"/>
    <w:rsid w:val="530165B6"/>
    <w:rsid w:val="530CD32A"/>
    <w:rsid w:val="530DF7E0"/>
    <w:rsid w:val="5313B69F"/>
    <w:rsid w:val="5316686B"/>
    <w:rsid w:val="5316D51F"/>
    <w:rsid w:val="531C99CA"/>
    <w:rsid w:val="531CA8EB"/>
    <w:rsid w:val="531CB57A"/>
    <w:rsid w:val="531EFF13"/>
    <w:rsid w:val="5330CF92"/>
    <w:rsid w:val="5336D142"/>
    <w:rsid w:val="534D27AE"/>
    <w:rsid w:val="534DFC8F"/>
    <w:rsid w:val="53525B2A"/>
    <w:rsid w:val="535C96C0"/>
    <w:rsid w:val="53617AE2"/>
    <w:rsid w:val="53656D92"/>
    <w:rsid w:val="5368230D"/>
    <w:rsid w:val="5373464F"/>
    <w:rsid w:val="5377F250"/>
    <w:rsid w:val="5378193F"/>
    <w:rsid w:val="537D01A3"/>
    <w:rsid w:val="5380C9F6"/>
    <w:rsid w:val="538853A4"/>
    <w:rsid w:val="5388D057"/>
    <w:rsid w:val="5393EC10"/>
    <w:rsid w:val="5398104F"/>
    <w:rsid w:val="539DCFA5"/>
    <w:rsid w:val="53A42A18"/>
    <w:rsid w:val="53A4CEA3"/>
    <w:rsid w:val="53A949E9"/>
    <w:rsid w:val="53AF22CB"/>
    <w:rsid w:val="53B25168"/>
    <w:rsid w:val="53B53A89"/>
    <w:rsid w:val="53B86324"/>
    <w:rsid w:val="53B98372"/>
    <w:rsid w:val="53BA8E1E"/>
    <w:rsid w:val="53C92702"/>
    <w:rsid w:val="53D01D64"/>
    <w:rsid w:val="53D90C98"/>
    <w:rsid w:val="53DDE01A"/>
    <w:rsid w:val="53E1D15B"/>
    <w:rsid w:val="53E24A24"/>
    <w:rsid w:val="53E42F71"/>
    <w:rsid w:val="53EEECC4"/>
    <w:rsid w:val="53F089AB"/>
    <w:rsid w:val="53F3DA5E"/>
    <w:rsid w:val="53F5FC57"/>
    <w:rsid w:val="53FDC0AD"/>
    <w:rsid w:val="53FF0E6D"/>
    <w:rsid w:val="5401D48C"/>
    <w:rsid w:val="54064AC2"/>
    <w:rsid w:val="540E9655"/>
    <w:rsid w:val="54214EA9"/>
    <w:rsid w:val="542B3EE7"/>
    <w:rsid w:val="542CF5C0"/>
    <w:rsid w:val="542DD11C"/>
    <w:rsid w:val="5435151C"/>
    <w:rsid w:val="54365295"/>
    <w:rsid w:val="543AD61B"/>
    <w:rsid w:val="543F35A5"/>
    <w:rsid w:val="5446D9C6"/>
    <w:rsid w:val="5449C6C0"/>
    <w:rsid w:val="544CADFF"/>
    <w:rsid w:val="544E3321"/>
    <w:rsid w:val="544F1F0D"/>
    <w:rsid w:val="5454FDEE"/>
    <w:rsid w:val="5458FDB4"/>
    <w:rsid w:val="54594270"/>
    <w:rsid w:val="5459B1BC"/>
    <w:rsid w:val="54643E73"/>
    <w:rsid w:val="54711583"/>
    <w:rsid w:val="5471B1FB"/>
    <w:rsid w:val="5472E946"/>
    <w:rsid w:val="54732276"/>
    <w:rsid w:val="54755061"/>
    <w:rsid w:val="5477BA17"/>
    <w:rsid w:val="547A2380"/>
    <w:rsid w:val="547B08B5"/>
    <w:rsid w:val="5482B9BD"/>
    <w:rsid w:val="548A203C"/>
    <w:rsid w:val="548D10AA"/>
    <w:rsid w:val="548E3B38"/>
    <w:rsid w:val="54953755"/>
    <w:rsid w:val="549544EC"/>
    <w:rsid w:val="549B6E79"/>
    <w:rsid w:val="549FBB6E"/>
    <w:rsid w:val="54A6F242"/>
    <w:rsid w:val="54A995F9"/>
    <w:rsid w:val="54AD22A3"/>
    <w:rsid w:val="54B2EE11"/>
    <w:rsid w:val="54B652FD"/>
    <w:rsid w:val="54BC9757"/>
    <w:rsid w:val="54C38538"/>
    <w:rsid w:val="54C6FF32"/>
    <w:rsid w:val="54CA7E70"/>
    <w:rsid w:val="54D1EAC4"/>
    <w:rsid w:val="54D2E26B"/>
    <w:rsid w:val="54D3D77E"/>
    <w:rsid w:val="54D627C6"/>
    <w:rsid w:val="54D893F9"/>
    <w:rsid w:val="54D9476F"/>
    <w:rsid w:val="54DCC309"/>
    <w:rsid w:val="54DDC0D9"/>
    <w:rsid w:val="54E1557B"/>
    <w:rsid w:val="54E19B40"/>
    <w:rsid w:val="54E1AB79"/>
    <w:rsid w:val="54E909F0"/>
    <w:rsid w:val="54EAFADF"/>
    <w:rsid w:val="54EF2304"/>
    <w:rsid w:val="5503498E"/>
    <w:rsid w:val="5508752A"/>
    <w:rsid w:val="550956BE"/>
    <w:rsid w:val="550A60A8"/>
    <w:rsid w:val="550B30DA"/>
    <w:rsid w:val="550ED551"/>
    <w:rsid w:val="5510CC31"/>
    <w:rsid w:val="55126A8C"/>
    <w:rsid w:val="551C097E"/>
    <w:rsid w:val="5524296B"/>
    <w:rsid w:val="552A3275"/>
    <w:rsid w:val="553423B2"/>
    <w:rsid w:val="55354644"/>
    <w:rsid w:val="55382F6F"/>
    <w:rsid w:val="554329A3"/>
    <w:rsid w:val="55501038"/>
    <w:rsid w:val="555174DB"/>
    <w:rsid w:val="55576F1A"/>
    <w:rsid w:val="555BACA5"/>
    <w:rsid w:val="555E0D33"/>
    <w:rsid w:val="556B9D74"/>
    <w:rsid w:val="556E5DC1"/>
    <w:rsid w:val="55708C9D"/>
    <w:rsid w:val="557170FE"/>
    <w:rsid w:val="5572D464"/>
    <w:rsid w:val="5573CFDB"/>
    <w:rsid w:val="5573DB4B"/>
    <w:rsid w:val="557DBD5F"/>
    <w:rsid w:val="55840C9B"/>
    <w:rsid w:val="55852CF7"/>
    <w:rsid w:val="559BCF76"/>
    <w:rsid w:val="55A2B696"/>
    <w:rsid w:val="55A711EA"/>
    <w:rsid w:val="55B21CC0"/>
    <w:rsid w:val="55B26D71"/>
    <w:rsid w:val="55B4A5CE"/>
    <w:rsid w:val="55B4F6D8"/>
    <w:rsid w:val="55C2F715"/>
    <w:rsid w:val="55CD7324"/>
    <w:rsid w:val="55D9B37D"/>
    <w:rsid w:val="55DCA4F7"/>
    <w:rsid w:val="55DCB5BD"/>
    <w:rsid w:val="55DD36C6"/>
    <w:rsid w:val="55DF8AE1"/>
    <w:rsid w:val="55E70DEA"/>
    <w:rsid w:val="55E92906"/>
    <w:rsid w:val="55E94890"/>
    <w:rsid w:val="55EB89F0"/>
    <w:rsid w:val="55F0365B"/>
    <w:rsid w:val="55F8CC8F"/>
    <w:rsid w:val="56028FBC"/>
    <w:rsid w:val="56114B14"/>
    <w:rsid w:val="5618E90F"/>
    <w:rsid w:val="5620BAAB"/>
    <w:rsid w:val="5626D951"/>
    <w:rsid w:val="56306904"/>
    <w:rsid w:val="56313530"/>
    <w:rsid w:val="5638F42C"/>
    <w:rsid w:val="56424E09"/>
    <w:rsid w:val="564AA16C"/>
    <w:rsid w:val="56540A07"/>
    <w:rsid w:val="565987B1"/>
    <w:rsid w:val="565A117A"/>
    <w:rsid w:val="565FFDA7"/>
    <w:rsid w:val="5663E06F"/>
    <w:rsid w:val="5664B077"/>
    <w:rsid w:val="567043FA"/>
    <w:rsid w:val="56873049"/>
    <w:rsid w:val="56941287"/>
    <w:rsid w:val="5699B403"/>
    <w:rsid w:val="569AFBDC"/>
    <w:rsid w:val="569DEFE8"/>
    <w:rsid w:val="569FA158"/>
    <w:rsid w:val="56A447E4"/>
    <w:rsid w:val="56AA5CB6"/>
    <w:rsid w:val="56AF365D"/>
    <w:rsid w:val="56B8E68B"/>
    <w:rsid w:val="56C70E44"/>
    <w:rsid w:val="56CAE204"/>
    <w:rsid w:val="56CEDEC2"/>
    <w:rsid w:val="56D36351"/>
    <w:rsid w:val="56E204A4"/>
    <w:rsid w:val="56E3CFB2"/>
    <w:rsid w:val="56E4BB9D"/>
    <w:rsid w:val="56E517D8"/>
    <w:rsid w:val="56E66DE5"/>
    <w:rsid w:val="56EDAD9A"/>
    <w:rsid w:val="56EFFCA2"/>
    <w:rsid w:val="56F5F833"/>
    <w:rsid w:val="56F89B73"/>
    <w:rsid w:val="5701391A"/>
    <w:rsid w:val="5704D60A"/>
    <w:rsid w:val="570B9EA6"/>
    <w:rsid w:val="570D3126"/>
    <w:rsid w:val="570F3CE1"/>
    <w:rsid w:val="5718E1F8"/>
    <w:rsid w:val="57193361"/>
    <w:rsid w:val="571CC429"/>
    <w:rsid w:val="57238D9A"/>
    <w:rsid w:val="5726D77B"/>
    <w:rsid w:val="572A9A6A"/>
    <w:rsid w:val="5747C04B"/>
    <w:rsid w:val="574A62C8"/>
    <w:rsid w:val="574CA835"/>
    <w:rsid w:val="574DD6F9"/>
    <w:rsid w:val="574F6F50"/>
    <w:rsid w:val="5759EABD"/>
    <w:rsid w:val="575CF89E"/>
    <w:rsid w:val="575EB4CF"/>
    <w:rsid w:val="576874F2"/>
    <w:rsid w:val="57696143"/>
    <w:rsid w:val="576D9772"/>
    <w:rsid w:val="576F1F3E"/>
    <w:rsid w:val="576F41D3"/>
    <w:rsid w:val="576F9F1A"/>
    <w:rsid w:val="5770F71A"/>
    <w:rsid w:val="5775FBE9"/>
    <w:rsid w:val="577C383F"/>
    <w:rsid w:val="57802299"/>
    <w:rsid w:val="5783A894"/>
    <w:rsid w:val="578AEF5C"/>
    <w:rsid w:val="578CC44F"/>
    <w:rsid w:val="5794EEE6"/>
    <w:rsid w:val="579AABD2"/>
    <w:rsid w:val="579DA8F1"/>
    <w:rsid w:val="57A31A5A"/>
    <w:rsid w:val="57AD5AC5"/>
    <w:rsid w:val="57B38A80"/>
    <w:rsid w:val="57BCF572"/>
    <w:rsid w:val="57C43A87"/>
    <w:rsid w:val="57C7D53A"/>
    <w:rsid w:val="57CBDA04"/>
    <w:rsid w:val="57CDD934"/>
    <w:rsid w:val="57CE06F2"/>
    <w:rsid w:val="57D4FD10"/>
    <w:rsid w:val="57D5A14B"/>
    <w:rsid w:val="57DC0C24"/>
    <w:rsid w:val="57DE6D26"/>
    <w:rsid w:val="57F68358"/>
    <w:rsid w:val="57F8D771"/>
    <w:rsid w:val="58053ED1"/>
    <w:rsid w:val="58061926"/>
    <w:rsid w:val="580677B6"/>
    <w:rsid w:val="58085B80"/>
    <w:rsid w:val="580F058C"/>
    <w:rsid w:val="580F720A"/>
    <w:rsid w:val="5811DDB0"/>
    <w:rsid w:val="58145CFC"/>
    <w:rsid w:val="58152D0B"/>
    <w:rsid w:val="5824FABA"/>
    <w:rsid w:val="5827A6C4"/>
    <w:rsid w:val="58360952"/>
    <w:rsid w:val="583DB39E"/>
    <w:rsid w:val="5847A408"/>
    <w:rsid w:val="58513638"/>
    <w:rsid w:val="5858434A"/>
    <w:rsid w:val="585F5777"/>
    <w:rsid w:val="58790299"/>
    <w:rsid w:val="587A00D4"/>
    <w:rsid w:val="587EDFFC"/>
    <w:rsid w:val="5880E1F9"/>
    <w:rsid w:val="588B09FB"/>
    <w:rsid w:val="588C0639"/>
    <w:rsid w:val="589212B7"/>
    <w:rsid w:val="58922310"/>
    <w:rsid w:val="58963A5F"/>
    <w:rsid w:val="58AD23FA"/>
    <w:rsid w:val="58AD3C23"/>
    <w:rsid w:val="58B0EA3B"/>
    <w:rsid w:val="58B4CC2F"/>
    <w:rsid w:val="58BB9387"/>
    <w:rsid w:val="58BBA2C5"/>
    <w:rsid w:val="58C4F905"/>
    <w:rsid w:val="58C54FF4"/>
    <w:rsid w:val="58D036B3"/>
    <w:rsid w:val="58D0AE7C"/>
    <w:rsid w:val="58D6D045"/>
    <w:rsid w:val="58DD8B0F"/>
    <w:rsid w:val="58F38F20"/>
    <w:rsid w:val="58FD5A40"/>
    <w:rsid w:val="5904562A"/>
    <w:rsid w:val="590AC5B4"/>
    <w:rsid w:val="590F3C1D"/>
    <w:rsid w:val="592063C6"/>
    <w:rsid w:val="5920ED64"/>
    <w:rsid w:val="59264C6E"/>
    <w:rsid w:val="59283A61"/>
    <w:rsid w:val="592FD2CC"/>
    <w:rsid w:val="5930DAA7"/>
    <w:rsid w:val="5933C37D"/>
    <w:rsid w:val="5936CE99"/>
    <w:rsid w:val="593817ED"/>
    <w:rsid w:val="593B8C0A"/>
    <w:rsid w:val="593F4C0A"/>
    <w:rsid w:val="5942F0B4"/>
    <w:rsid w:val="594A5F71"/>
    <w:rsid w:val="5964CB69"/>
    <w:rsid w:val="59716B7F"/>
    <w:rsid w:val="597279E1"/>
    <w:rsid w:val="597E0FDB"/>
    <w:rsid w:val="5988E727"/>
    <w:rsid w:val="59918056"/>
    <w:rsid w:val="59979E69"/>
    <w:rsid w:val="5998811A"/>
    <w:rsid w:val="59A0707B"/>
    <w:rsid w:val="59AA878D"/>
    <w:rsid w:val="59B073C2"/>
    <w:rsid w:val="59B57D66"/>
    <w:rsid w:val="59DD0045"/>
    <w:rsid w:val="59EF0EE8"/>
    <w:rsid w:val="59F2226D"/>
    <w:rsid w:val="59F2BD7D"/>
    <w:rsid w:val="59F3CA5A"/>
    <w:rsid w:val="59FC7E48"/>
    <w:rsid w:val="5A0A87FC"/>
    <w:rsid w:val="5A0B9D50"/>
    <w:rsid w:val="5A146FCC"/>
    <w:rsid w:val="5A1C2F2A"/>
    <w:rsid w:val="5A1C5C5F"/>
    <w:rsid w:val="5A1F96E0"/>
    <w:rsid w:val="5A298E65"/>
    <w:rsid w:val="5A2ABDA2"/>
    <w:rsid w:val="5A3429C3"/>
    <w:rsid w:val="5A3629C4"/>
    <w:rsid w:val="5A38783A"/>
    <w:rsid w:val="5A4442EB"/>
    <w:rsid w:val="5A4BC339"/>
    <w:rsid w:val="5A4D8740"/>
    <w:rsid w:val="5A5B2E5C"/>
    <w:rsid w:val="5A5BAE7A"/>
    <w:rsid w:val="5A5D8756"/>
    <w:rsid w:val="5A6475B3"/>
    <w:rsid w:val="5A6858DC"/>
    <w:rsid w:val="5A6CD4FB"/>
    <w:rsid w:val="5A714ED7"/>
    <w:rsid w:val="5A79D31B"/>
    <w:rsid w:val="5A82038A"/>
    <w:rsid w:val="5A849B4C"/>
    <w:rsid w:val="5A88AA20"/>
    <w:rsid w:val="5A93E27A"/>
    <w:rsid w:val="5A954CFA"/>
    <w:rsid w:val="5A96BDC6"/>
    <w:rsid w:val="5AA00489"/>
    <w:rsid w:val="5AA02AD6"/>
    <w:rsid w:val="5AA0302B"/>
    <w:rsid w:val="5AA44701"/>
    <w:rsid w:val="5AA5DA10"/>
    <w:rsid w:val="5AAA153A"/>
    <w:rsid w:val="5AAB029C"/>
    <w:rsid w:val="5AAFC2FA"/>
    <w:rsid w:val="5AB418A5"/>
    <w:rsid w:val="5AC92A6E"/>
    <w:rsid w:val="5AD49893"/>
    <w:rsid w:val="5ADE7839"/>
    <w:rsid w:val="5AE83CDF"/>
    <w:rsid w:val="5AEB9F86"/>
    <w:rsid w:val="5AEDB310"/>
    <w:rsid w:val="5AF680E9"/>
    <w:rsid w:val="5B0A1AB6"/>
    <w:rsid w:val="5B106A00"/>
    <w:rsid w:val="5B1B19E8"/>
    <w:rsid w:val="5B1C6427"/>
    <w:rsid w:val="5B21453A"/>
    <w:rsid w:val="5B27E1EB"/>
    <w:rsid w:val="5B2EB879"/>
    <w:rsid w:val="5B3150CA"/>
    <w:rsid w:val="5B3766CF"/>
    <w:rsid w:val="5B383B2F"/>
    <w:rsid w:val="5B42D3E9"/>
    <w:rsid w:val="5B494873"/>
    <w:rsid w:val="5B4D6542"/>
    <w:rsid w:val="5B4FB0EB"/>
    <w:rsid w:val="5B68D105"/>
    <w:rsid w:val="5B73343A"/>
    <w:rsid w:val="5B75714C"/>
    <w:rsid w:val="5B76629B"/>
    <w:rsid w:val="5B76968C"/>
    <w:rsid w:val="5B7BC647"/>
    <w:rsid w:val="5B7D81CC"/>
    <w:rsid w:val="5B7F5659"/>
    <w:rsid w:val="5B8A4DE8"/>
    <w:rsid w:val="5B8FBFD3"/>
    <w:rsid w:val="5B92D441"/>
    <w:rsid w:val="5B951586"/>
    <w:rsid w:val="5B9643ED"/>
    <w:rsid w:val="5B97B707"/>
    <w:rsid w:val="5B9B6EF9"/>
    <w:rsid w:val="5BA9BBCD"/>
    <w:rsid w:val="5BAA484B"/>
    <w:rsid w:val="5BADEE82"/>
    <w:rsid w:val="5BAE3A0E"/>
    <w:rsid w:val="5BB10636"/>
    <w:rsid w:val="5BBD634D"/>
    <w:rsid w:val="5BD20598"/>
    <w:rsid w:val="5BE44C0F"/>
    <w:rsid w:val="5BE9B9ED"/>
    <w:rsid w:val="5BF4CE89"/>
    <w:rsid w:val="5BF6FEBD"/>
    <w:rsid w:val="5BF90A18"/>
    <w:rsid w:val="5BFCAC5E"/>
    <w:rsid w:val="5C0097BD"/>
    <w:rsid w:val="5C077F32"/>
    <w:rsid w:val="5C142ED8"/>
    <w:rsid w:val="5C1B48DB"/>
    <w:rsid w:val="5C22895D"/>
    <w:rsid w:val="5C2E6260"/>
    <w:rsid w:val="5C323F0C"/>
    <w:rsid w:val="5C357174"/>
    <w:rsid w:val="5C3BAB5F"/>
    <w:rsid w:val="5C3CF15E"/>
    <w:rsid w:val="5C43AD58"/>
    <w:rsid w:val="5C467C68"/>
    <w:rsid w:val="5C46E597"/>
    <w:rsid w:val="5C48044E"/>
    <w:rsid w:val="5C4ADF02"/>
    <w:rsid w:val="5C596C44"/>
    <w:rsid w:val="5C5EA3B6"/>
    <w:rsid w:val="5C5FF26E"/>
    <w:rsid w:val="5C7684DD"/>
    <w:rsid w:val="5C78321A"/>
    <w:rsid w:val="5C8737AB"/>
    <w:rsid w:val="5C8B2A3D"/>
    <w:rsid w:val="5C931440"/>
    <w:rsid w:val="5C95A6C4"/>
    <w:rsid w:val="5C9625FC"/>
    <w:rsid w:val="5C984179"/>
    <w:rsid w:val="5C9E737D"/>
    <w:rsid w:val="5CA0A60A"/>
    <w:rsid w:val="5CA54485"/>
    <w:rsid w:val="5CA573E4"/>
    <w:rsid w:val="5CA8B78E"/>
    <w:rsid w:val="5CAE56AA"/>
    <w:rsid w:val="5CB3E8B1"/>
    <w:rsid w:val="5CBAD01E"/>
    <w:rsid w:val="5CBCCADD"/>
    <w:rsid w:val="5CBE4AFD"/>
    <w:rsid w:val="5CDC09C6"/>
    <w:rsid w:val="5CDF09B6"/>
    <w:rsid w:val="5CE0D0F3"/>
    <w:rsid w:val="5CE89A11"/>
    <w:rsid w:val="5CEAC62A"/>
    <w:rsid w:val="5CF49358"/>
    <w:rsid w:val="5CF59703"/>
    <w:rsid w:val="5D071826"/>
    <w:rsid w:val="5D0BE166"/>
    <w:rsid w:val="5D15DC4D"/>
    <w:rsid w:val="5D29E3AD"/>
    <w:rsid w:val="5D2DEEAF"/>
    <w:rsid w:val="5D34FC3B"/>
    <w:rsid w:val="5D400B51"/>
    <w:rsid w:val="5D448547"/>
    <w:rsid w:val="5D4A2E9C"/>
    <w:rsid w:val="5D4E5671"/>
    <w:rsid w:val="5D58B383"/>
    <w:rsid w:val="5D5C855F"/>
    <w:rsid w:val="5D621289"/>
    <w:rsid w:val="5D6280FF"/>
    <w:rsid w:val="5D6C0C3A"/>
    <w:rsid w:val="5D6DD296"/>
    <w:rsid w:val="5D6EB627"/>
    <w:rsid w:val="5D78B5F5"/>
    <w:rsid w:val="5D81548B"/>
    <w:rsid w:val="5D8C05AD"/>
    <w:rsid w:val="5D8C6477"/>
    <w:rsid w:val="5D93F333"/>
    <w:rsid w:val="5D94C82D"/>
    <w:rsid w:val="5D950E97"/>
    <w:rsid w:val="5D976540"/>
    <w:rsid w:val="5D99D504"/>
    <w:rsid w:val="5D9B87A8"/>
    <w:rsid w:val="5D9D4084"/>
    <w:rsid w:val="5D9FD42D"/>
    <w:rsid w:val="5DA03F81"/>
    <w:rsid w:val="5DA405EB"/>
    <w:rsid w:val="5DA409F5"/>
    <w:rsid w:val="5DA9C216"/>
    <w:rsid w:val="5DAD0C3A"/>
    <w:rsid w:val="5DB8AEEE"/>
    <w:rsid w:val="5DC61989"/>
    <w:rsid w:val="5DCE76EB"/>
    <w:rsid w:val="5DDF084A"/>
    <w:rsid w:val="5DE15652"/>
    <w:rsid w:val="5DE7CF47"/>
    <w:rsid w:val="5DEA476D"/>
    <w:rsid w:val="5E05B782"/>
    <w:rsid w:val="5E13A551"/>
    <w:rsid w:val="5E148A59"/>
    <w:rsid w:val="5E17CC5B"/>
    <w:rsid w:val="5E1E7BDD"/>
    <w:rsid w:val="5E26A118"/>
    <w:rsid w:val="5E284EF7"/>
    <w:rsid w:val="5E31D1C9"/>
    <w:rsid w:val="5E34501A"/>
    <w:rsid w:val="5E346A62"/>
    <w:rsid w:val="5E446736"/>
    <w:rsid w:val="5E4C2030"/>
    <w:rsid w:val="5E4D38E3"/>
    <w:rsid w:val="5E4EF999"/>
    <w:rsid w:val="5E5097FB"/>
    <w:rsid w:val="5E564693"/>
    <w:rsid w:val="5E5C5F81"/>
    <w:rsid w:val="5E5E46A8"/>
    <w:rsid w:val="5E5F06B8"/>
    <w:rsid w:val="5E61EF82"/>
    <w:rsid w:val="5E69B679"/>
    <w:rsid w:val="5E6A4E1E"/>
    <w:rsid w:val="5E6AA38B"/>
    <w:rsid w:val="5E6CB111"/>
    <w:rsid w:val="5E736D04"/>
    <w:rsid w:val="5E75B2D0"/>
    <w:rsid w:val="5E77E0E8"/>
    <w:rsid w:val="5E789708"/>
    <w:rsid w:val="5E7C0907"/>
    <w:rsid w:val="5E7CB9B2"/>
    <w:rsid w:val="5E7FF2CE"/>
    <w:rsid w:val="5E80A53B"/>
    <w:rsid w:val="5E838AF9"/>
    <w:rsid w:val="5E85ECF5"/>
    <w:rsid w:val="5E8A82BB"/>
    <w:rsid w:val="5E8B7EDF"/>
    <w:rsid w:val="5E8CD3A5"/>
    <w:rsid w:val="5E8DECAF"/>
    <w:rsid w:val="5E8E8846"/>
    <w:rsid w:val="5E95AA92"/>
    <w:rsid w:val="5E9BE3B2"/>
    <w:rsid w:val="5EA198D7"/>
    <w:rsid w:val="5EA4135A"/>
    <w:rsid w:val="5EABC73B"/>
    <w:rsid w:val="5EB1428B"/>
    <w:rsid w:val="5EBD4BF0"/>
    <w:rsid w:val="5EBE4A2F"/>
    <w:rsid w:val="5EBE69E7"/>
    <w:rsid w:val="5EC0D4BE"/>
    <w:rsid w:val="5EC4AD8A"/>
    <w:rsid w:val="5ED53C29"/>
    <w:rsid w:val="5ED70DC7"/>
    <w:rsid w:val="5ED8846C"/>
    <w:rsid w:val="5EDDE621"/>
    <w:rsid w:val="5EE659E4"/>
    <w:rsid w:val="5EE8BF35"/>
    <w:rsid w:val="5EE8BF8E"/>
    <w:rsid w:val="5EEA97A3"/>
    <w:rsid w:val="5EEBFB95"/>
    <w:rsid w:val="5EF38BDB"/>
    <w:rsid w:val="5EF46C81"/>
    <w:rsid w:val="5EF85396"/>
    <w:rsid w:val="5F0359AE"/>
    <w:rsid w:val="5F083E28"/>
    <w:rsid w:val="5F08475A"/>
    <w:rsid w:val="5F089872"/>
    <w:rsid w:val="5F15CBEE"/>
    <w:rsid w:val="5F1740FA"/>
    <w:rsid w:val="5F220B58"/>
    <w:rsid w:val="5F231F3C"/>
    <w:rsid w:val="5F23DF49"/>
    <w:rsid w:val="5F288360"/>
    <w:rsid w:val="5F2CA426"/>
    <w:rsid w:val="5F30D7BB"/>
    <w:rsid w:val="5F3910E5"/>
    <w:rsid w:val="5F3949C5"/>
    <w:rsid w:val="5F441221"/>
    <w:rsid w:val="5F4486D6"/>
    <w:rsid w:val="5F48FDB5"/>
    <w:rsid w:val="5F4FEA04"/>
    <w:rsid w:val="5F535097"/>
    <w:rsid w:val="5F5574AD"/>
    <w:rsid w:val="5F5851D7"/>
    <w:rsid w:val="5F5C2E71"/>
    <w:rsid w:val="5F5F93EA"/>
    <w:rsid w:val="5F631FD8"/>
    <w:rsid w:val="5F68A071"/>
    <w:rsid w:val="5F69FEE4"/>
    <w:rsid w:val="5F6BDB4C"/>
    <w:rsid w:val="5F6D37EF"/>
    <w:rsid w:val="5F7620C6"/>
    <w:rsid w:val="5F7B98EE"/>
    <w:rsid w:val="5F8B8469"/>
    <w:rsid w:val="5F9165F0"/>
    <w:rsid w:val="5F963EB6"/>
    <w:rsid w:val="5F9C3204"/>
    <w:rsid w:val="5F9EE489"/>
    <w:rsid w:val="5FA35D08"/>
    <w:rsid w:val="5FA6070F"/>
    <w:rsid w:val="5FB51E88"/>
    <w:rsid w:val="5FB5B807"/>
    <w:rsid w:val="5FBCBF0B"/>
    <w:rsid w:val="5FC8294F"/>
    <w:rsid w:val="5FCE87F3"/>
    <w:rsid w:val="5FCF451F"/>
    <w:rsid w:val="5FD0AA5B"/>
    <w:rsid w:val="5FDD3D2E"/>
    <w:rsid w:val="5FDF7D5C"/>
    <w:rsid w:val="5FE39070"/>
    <w:rsid w:val="5FF08E5B"/>
    <w:rsid w:val="5FF3F9EC"/>
    <w:rsid w:val="5FF9DCE7"/>
    <w:rsid w:val="6005A370"/>
    <w:rsid w:val="6008E3D2"/>
    <w:rsid w:val="6017C001"/>
    <w:rsid w:val="6019F882"/>
    <w:rsid w:val="60210FB4"/>
    <w:rsid w:val="6024AC9C"/>
    <w:rsid w:val="6027E54F"/>
    <w:rsid w:val="602AB337"/>
    <w:rsid w:val="602D799B"/>
    <w:rsid w:val="6036A43F"/>
    <w:rsid w:val="603C157E"/>
    <w:rsid w:val="603F48C0"/>
    <w:rsid w:val="6044F1BB"/>
    <w:rsid w:val="60465133"/>
    <w:rsid w:val="60467380"/>
    <w:rsid w:val="604E3214"/>
    <w:rsid w:val="6051E7F7"/>
    <w:rsid w:val="605221D8"/>
    <w:rsid w:val="6059DB69"/>
    <w:rsid w:val="6067B782"/>
    <w:rsid w:val="606B2C7A"/>
    <w:rsid w:val="606CFDD9"/>
    <w:rsid w:val="606D3533"/>
    <w:rsid w:val="606F8047"/>
    <w:rsid w:val="60725EA9"/>
    <w:rsid w:val="607EDAB1"/>
    <w:rsid w:val="608ACC2C"/>
    <w:rsid w:val="608D909C"/>
    <w:rsid w:val="6090D470"/>
    <w:rsid w:val="609A5B52"/>
    <w:rsid w:val="609E988A"/>
    <w:rsid w:val="609EF4D3"/>
    <w:rsid w:val="60A20F47"/>
    <w:rsid w:val="60A31AFD"/>
    <w:rsid w:val="60A86249"/>
    <w:rsid w:val="60B8804B"/>
    <w:rsid w:val="60B93509"/>
    <w:rsid w:val="60C0EFD6"/>
    <w:rsid w:val="60CA6FE0"/>
    <w:rsid w:val="60CCAAAF"/>
    <w:rsid w:val="60CCB921"/>
    <w:rsid w:val="60DBBABF"/>
    <w:rsid w:val="60DCEAD3"/>
    <w:rsid w:val="60DF40D3"/>
    <w:rsid w:val="60E7EC87"/>
    <w:rsid w:val="60F85448"/>
    <w:rsid w:val="60F93955"/>
    <w:rsid w:val="60FA2551"/>
    <w:rsid w:val="610A96BF"/>
    <w:rsid w:val="610C6801"/>
    <w:rsid w:val="610CFD77"/>
    <w:rsid w:val="6112D567"/>
    <w:rsid w:val="6115BB5F"/>
    <w:rsid w:val="611AD361"/>
    <w:rsid w:val="61254FF1"/>
    <w:rsid w:val="61270BFB"/>
    <w:rsid w:val="6128BBAF"/>
    <w:rsid w:val="612A74AF"/>
    <w:rsid w:val="61354E8E"/>
    <w:rsid w:val="6137552B"/>
    <w:rsid w:val="613B90C5"/>
    <w:rsid w:val="613F3F78"/>
    <w:rsid w:val="614A0DA1"/>
    <w:rsid w:val="615270E4"/>
    <w:rsid w:val="6156DEC9"/>
    <w:rsid w:val="61594553"/>
    <w:rsid w:val="615B4405"/>
    <w:rsid w:val="615EB70E"/>
    <w:rsid w:val="615F004D"/>
    <w:rsid w:val="61605BCA"/>
    <w:rsid w:val="6176A199"/>
    <w:rsid w:val="6177CF8B"/>
    <w:rsid w:val="61782272"/>
    <w:rsid w:val="617A1ECD"/>
    <w:rsid w:val="617CA9DD"/>
    <w:rsid w:val="61865CB2"/>
    <w:rsid w:val="619B4C1C"/>
    <w:rsid w:val="619B530F"/>
    <w:rsid w:val="619D484F"/>
    <w:rsid w:val="61A0F531"/>
    <w:rsid w:val="61A29442"/>
    <w:rsid w:val="61A8615B"/>
    <w:rsid w:val="61AA9DD4"/>
    <w:rsid w:val="61AADF93"/>
    <w:rsid w:val="61ACF7FC"/>
    <w:rsid w:val="61AD2AF8"/>
    <w:rsid w:val="61AFCD3F"/>
    <w:rsid w:val="61B19ED2"/>
    <w:rsid w:val="61B1EC36"/>
    <w:rsid w:val="61CBBF9C"/>
    <w:rsid w:val="61D0491E"/>
    <w:rsid w:val="61D372C4"/>
    <w:rsid w:val="61D4554D"/>
    <w:rsid w:val="61DB6FDF"/>
    <w:rsid w:val="61DE4C2A"/>
    <w:rsid w:val="61E2A9A2"/>
    <w:rsid w:val="61E99B72"/>
    <w:rsid w:val="61F2645F"/>
    <w:rsid w:val="61F264D7"/>
    <w:rsid w:val="61F5804B"/>
    <w:rsid w:val="62005C00"/>
    <w:rsid w:val="6200D514"/>
    <w:rsid w:val="62069C61"/>
    <w:rsid w:val="6206AFD8"/>
    <w:rsid w:val="620CD409"/>
    <w:rsid w:val="6214491A"/>
    <w:rsid w:val="621EB0BA"/>
    <w:rsid w:val="622ADF32"/>
    <w:rsid w:val="622B641B"/>
    <w:rsid w:val="62363283"/>
    <w:rsid w:val="623BEDE5"/>
    <w:rsid w:val="623C3A32"/>
    <w:rsid w:val="6252AA5B"/>
    <w:rsid w:val="6258F062"/>
    <w:rsid w:val="625EE4E0"/>
    <w:rsid w:val="62604C0F"/>
    <w:rsid w:val="62724276"/>
    <w:rsid w:val="627C2227"/>
    <w:rsid w:val="6283F658"/>
    <w:rsid w:val="628512FF"/>
    <w:rsid w:val="6293FDCE"/>
    <w:rsid w:val="6295C04D"/>
    <w:rsid w:val="6295E770"/>
    <w:rsid w:val="62968EF9"/>
    <w:rsid w:val="629830C5"/>
    <w:rsid w:val="62A0D34A"/>
    <w:rsid w:val="62A51855"/>
    <w:rsid w:val="62B0FB79"/>
    <w:rsid w:val="62B2FF4B"/>
    <w:rsid w:val="62B94786"/>
    <w:rsid w:val="62C2DFDA"/>
    <w:rsid w:val="62C3CC06"/>
    <w:rsid w:val="62CCB1BD"/>
    <w:rsid w:val="62D398CF"/>
    <w:rsid w:val="62D4EB49"/>
    <w:rsid w:val="62DEE4F2"/>
    <w:rsid w:val="62E1EDDA"/>
    <w:rsid w:val="62F4F066"/>
    <w:rsid w:val="62F579D3"/>
    <w:rsid w:val="62FA4879"/>
    <w:rsid w:val="62FB61EE"/>
    <w:rsid w:val="62FBF2EB"/>
    <w:rsid w:val="630C221A"/>
    <w:rsid w:val="6311D3DF"/>
    <w:rsid w:val="631E1720"/>
    <w:rsid w:val="63207A07"/>
    <w:rsid w:val="6325BE08"/>
    <w:rsid w:val="632FCB0A"/>
    <w:rsid w:val="63327600"/>
    <w:rsid w:val="6338CA7E"/>
    <w:rsid w:val="633C7166"/>
    <w:rsid w:val="6342DB9A"/>
    <w:rsid w:val="634637C6"/>
    <w:rsid w:val="63513383"/>
    <w:rsid w:val="63571A65"/>
    <w:rsid w:val="636175BD"/>
    <w:rsid w:val="6369EAD0"/>
    <w:rsid w:val="63720F26"/>
    <w:rsid w:val="63835F40"/>
    <w:rsid w:val="6383E389"/>
    <w:rsid w:val="6388CEA8"/>
    <w:rsid w:val="638B1647"/>
    <w:rsid w:val="638C23CE"/>
    <w:rsid w:val="638CFAA2"/>
    <w:rsid w:val="6398A996"/>
    <w:rsid w:val="639A7F98"/>
    <w:rsid w:val="639DB1FA"/>
    <w:rsid w:val="63A23872"/>
    <w:rsid w:val="63A54000"/>
    <w:rsid w:val="63A83346"/>
    <w:rsid w:val="63B41B94"/>
    <w:rsid w:val="63B6ADCE"/>
    <w:rsid w:val="63C26CEE"/>
    <w:rsid w:val="63C80BB9"/>
    <w:rsid w:val="63D001BC"/>
    <w:rsid w:val="63D51232"/>
    <w:rsid w:val="63DA7AEB"/>
    <w:rsid w:val="63DF197C"/>
    <w:rsid w:val="63E801BC"/>
    <w:rsid w:val="63E8747B"/>
    <w:rsid w:val="63EB3228"/>
    <w:rsid w:val="63EC3F39"/>
    <w:rsid w:val="63FCEB2E"/>
    <w:rsid w:val="640100F9"/>
    <w:rsid w:val="640C69E8"/>
    <w:rsid w:val="6418CB5F"/>
    <w:rsid w:val="641A74BC"/>
    <w:rsid w:val="6426A3B9"/>
    <w:rsid w:val="642CB1E7"/>
    <w:rsid w:val="642CC383"/>
    <w:rsid w:val="6430A9A1"/>
    <w:rsid w:val="64347782"/>
    <w:rsid w:val="64378844"/>
    <w:rsid w:val="643B2CFF"/>
    <w:rsid w:val="6443B33A"/>
    <w:rsid w:val="644746D8"/>
    <w:rsid w:val="6448F58F"/>
    <w:rsid w:val="644F6DA2"/>
    <w:rsid w:val="6452C40A"/>
    <w:rsid w:val="64548FA3"/>
    <w:rsid w:val="645FBE3A"/>
    <w:rsid w:val="64666EC7"/>
    <w:rsid w:val="646D33C4"/>
    <w:rsid w:val="64713FDA"/>
    <w:rsid w:val="647248AA"/>
    <w:rsid w:val="647343F3"/>
    <w:rsid w:val="647470DB"/>
    <w:rsid w:val="6474DFC2"/>
    <w:rsid w:val="647ABB83"/>
    <w:rsid w:val="647CF0BA"/>
    <w:rsid w:val="648289C2"/>
    <w:rsid w:val="64842CCD"/>
    <w:rsid w:val="6488FEEA"/>
    <w:rsid w:val="649943C6"/>
    <w:rsid w:val="649D985C"/>
    <w:rsid w:val="64A47DF0"/>
    <w:rsid w:val="64ACA1F8"/>
    <w:rsid w:val="64AF2FD6"/>
    <w:rsid w:val="64B19406"/>
    <w:rsid w:val="64B70C73"/>
    <w:rsid w:val="64BA3D9D"/>
    <w:rsid w:val="64BE55A3"/>
    <w:rsid w:val="64C0CA7C"/>
    <w:rsid w:val="64C58576"/>
    <w:rsid w:val="64C70166"/>
    <w:rsid w:val="64CF6904"/>
    <w:rsid w:val="64D52AD8"/>
    <w:rsid w:val="64D56189"/>
    <w:rsid w:val="64D575B2"/>
    <w:rsid w:val="64D7D89B"/>
    <w:rsid w:val="64E9729E"/>
    <w:rsid w:val="64ECB8BC"/>
    <w:rsid w:val="64EF53C5"/>
    <w:rsid w:val="64F070D8"/>
    <w:rsid w:val="64F5376B"/>
    <w:rsid w:val="64F7CB66"/>
    <w:rsid w:val="6500478B"/>
    <w:rsid w:val="6504DC35"/>
    <w:rsid w:val="6507EC99"/>
    <w:rsid w:val="650A6678"/>
    <w:rsid w:val="650EC569"/>
    <w:rsid w:val="651E40CF"/>
    <w:rsid w:val="651E568C"/>
    <w:rsid w:val="6521B893"/>
    <w:rsid w:val="65260695"/>
    <w:rsid w:val="6529E0C8"/>
    <w:rsid w:val="652EFEAB"/>
    <w:rsid w:val="65304A96"/>
    <w:rsid w:val="653173E8"/>
    <w:rsid w:val="653745AB"/>
    <w:rsid w:val="653B1810"/>
    <w:rsid w:val="653FEFAC"/>
    <w:rsid w:val="65432ED3"/>
    <w:rsid w:val="6549BD39"/>
    <w:rsid w:val="654BB0D7"/>
    <w:rsid w:val="654EFAB6"/>
    <w:rsid w:val="655040D6"/>
    <w:rsid w:val="65519BCC"/>
    <w:rsid w:val="65567B13"/>
    <w:rsid w:val="655C580D"/>
    <w:rsid w:val="655E14A6"/>
    <w:rsid w:val="65610EE1"/>
    <w:rsid w:val="657011FC"/>
    <w:rsid w:val="65776C3B"/>
    <w:rsid w:val="6578C43E"/>
    <w:rsid w:val="6583F7E6"/>
    <w:rsid w:val="6587B94E"/>
    <w:rsid w:val="658F977E"/>
    <w:rsid w:val="6590378C"/>
    <w:rsid w:val="65951314"/>
    <w:rsid w:val="659C4D77"/>
    <w:rsid w:val="659F982B"/>
    <w:rsid w:val="65A0D4B3"/>
    <w:rsid w:val="65A23FDD"/>
    <w:rsid w:val="65A5465F"/>
    <w:rsid w:val="65A88059"/>
    <w:rsid w:val="65AE27A1"/>
    <w:rsid w:val="65B51A52"/>
    <w:rsid w:val="65C0351A"/>
    <w:rsid w:val="65C1842F"/>
    <w:rsid w:val="65C78ACC"/>
    <w:rsid w:val="65CD8306"/>
    <w:rsid w:val="65E2E688"/>
    <w:rsid w:val="65E82682"/>
    <w:rsid w:val="65ECC7E1"/>
    <w:rsid w:val="65ED373C"/>
    <w:rsid w:val="65F9A4A3"/>
    <w:rsid w:val="6602A05C"/>
    <w:rsid w:val="6609C335"/>
    <w:rsid w:val="660F6AC5"/>
    <w:rsid w:val="66112416"/>
    <w:rsid w:val="6615C625"/>
    <w:rsid w:val="6616795A"/>
    <w:rsid w:val="6619712F"/>
    <w:rsid w:val="66463986"/>
    <w:rsid w:val="6649196B"/>
    <w:rsid w:val="664F25A2"/>
    <w:rsid w:val="66501B00"/>
    <w:rsid w:val="665AD325"/>
    <w:rsid w:val="665C05F7"/>
    <w:rsid w:val="665CECCB"/>
    <w:rsid w:val="6664F8AF"/>
    <w:rsid w:val="666AC4EA"/>
    <w:rsid w:val="666C290C"/>
    <w:rsid w:val="666C3340"/>
    <w:rsid w:val="666ED4A9"/>
    <w:rsid w:val="66701E21"/>
    <w:rsid w:val="667BACF2"/>
    <w:rsid w:val="6683C0EC"/>
    <w:rsid w:val="6683F487"/>
    <w:rsid w:val="668A17A7"/>
    <w:rsid w:val="669A4302"/>
    <w:rsid w:val="66B18D5E"/>
    <w:rsid w:val="66B6D431"/>
    <w:rsid w:val="66BA2EFA"/>
    <w:rsid w:val="66C1459D"/>
    <w:rsid w:val="66C705C7"/>
    <w:rsid w:val="66C970E0"/>
    <w:rsid w:val="66CA6BA8"/>
    <w:rsid w:val="66D46C29"/>
    <w:rsid w:val="66D77FE9"/>
    <w:rsid w:val="66DBE9A9"/>
    <w:rsid w:val="66DF8B5C"/>
    <w:rsid w:val="66DFF778"/>
    <w:rsid w:val="66E36CCF"/>
    <w:rsid w:val="66EB7B8F"/>
    <w:rsid w:val="66ECFD0E"/>
    <w:rsid w:val="66EE7A21"/>
    <w:rsid w:val="66F60A46"/>
    <w:rsid w:val="66F91043"/>
    <w:rsid w:val="66F9F159"/>
    <w:rsid w:val="67022582"/>
    <w:rsid w:val="67039C5A"/>
    <w:rsid w:val="670F11C2"/>
    <w:rsid w:val="670F5800"/>
    <w:rsid w:val="671468D8"/>
    <w:rsid w:val="67179022"/>
    <w:rsid w:val="671D529D"/>
    <w:rsid w:val="67224F02"/>
    <w:rsid w:val="6725CF76"/>
    <w:rsid w:val="67296B42"/>
    <w:rsid w:val="6737D6F8"/>
    <w:rsid w:val="673AE3C4"/>
    <w:rsid w:val="6740EE23"/>
    <w:rsid w:val="674B9EEE"/>
    <w:rsid w:val="6756C025"/>
    <w:rsid w:val="676191BA"/>
    <w:rsid w:val="6764AF6A"/>
    <w:rsid w:val="67700518"/>
    <w:rsid w:val="677996EF"/>
    <w:rsid w:val="677BA36E"/>
    <w:rsid w:val="677C433A"/>
    <w:rsid w:val="677E52C2"/>
    <w:rsid w:val="677F2B31"/>
    <w:rsid w:val="678B114A"/>
    <w:rsid w:val="678C4AF1"/>
    <w:rsid w:val="678EC919"/>
    <w:rsid w:val="679294BE"/>
    <w:rsid w:val="679BC7FC"/>
    <w:rsid w:val="67AB3F62"/>
    <w:rsid w:val="67B0A173"/>
    <w:rsid w:val="67B8DA7B"/>
    <w:rsid w:val="67C4BE74"/>
    <w:rsid w:val="67C9CDC0"/>
    <w:rsid w:val="67CBE298"/>
    <w:rsid w:val="67CFC5CA"/>
    <w:rsid w:val="67DE8089"/>
    <w:rsid w:val="67F34615"/>
    <w:rsid w:val="67F7F547"/>
    <w:rsid w:val="67FB37D8"/>
    <w:rsid w:val="67FDC938"/>
    <w:rsid w:val="680597DE"/>
    <w:rsid w:val="68063BC3"/>
    <w:rsid w:val="68074575"/>
    <w:rsid w:val="68093EA4"/>
    <w:rsid w:val="68097457"/>
    <w:rsid w:val="680D1674"/>
    <w:rsid w:val="6815D7E0"/>
    <w:rsid w:val="681781DD"/>
    <w:rsid w:val="681AD9C4"/>
    <w:rsid w:val="681C3980"/>
    <w:rsid w:val="681DB5FC"/>
    <w:rsid w:val="681E2035"/>
    <w:rsid w:val="681EEEE6"/>
    <w:rsid w:val="6820A4AF"/>
    <w:rsid w:val="682294DB"/>
    <w:rsid w:val="6826B554"/>
    <w:rsid w:val="68296843"/>
    <w:rsid w:val="6830B5BE"/>
    <w:rsid w:val="68336966"/>
    <w:rsid w:val="68357E64"/>
    <w:rsid w:val="68359723"/>
    <w:rsid w:val="683B02C6"/>
    <w:rsid w:val="683B5DB4"/>
    <w:rsid w:val="6842DCA6"/>
    <w:rsid w:val="6848970B"/>
    <w:rsid w:val="684E6F6A"/>
    <w:rsid w:val="6850DE73"/>
    <w:rsid w:val="68510E1A"/>
    <w:rsid w:val="6858457E"/>
    <w:rsid w:val="68584C55"/>
    <w:rsid w:val="68589A4D"/>
    <w:rsid w:val="685FE816"/>
    <w:rsid w:val="68686161"/>
    <w:rsid w:val="6871178F"/>
    <w:rsid w:val="687190B1"/>
    <w:rsid w:val="68759C9F"/>
    <w:rsid w:val="6879FF57"/>
    <w:rsid w:val="68858C17"/>
    <w:rsid w:val="6886761B"/>
    <w:rsid w:val="6886AD70"/>
    <w:rsid w:val="688E6ECA"/>
    <w:rsid w:val="688FCCEC"/>
    <w:rsid w:val="6899A0FE"/>
    <w:rsid w:val="68AC6719"/>
    <w:rsid w:val="68AD8AD2"/>
    <w:rsid w:val="68B1933B"/>
    <w:rsid w:val="68B1E76E"/>
    <w:rsid w:val="68C379F3"/>
    <w:rsid w:val="68D2F1D3"/>
    <w:rsid w:val="68D98C38"/>
    <w:rsid w:val="68DBC183"/>
    <w:rsid w:val="68E067B7"/>
    <w:rsid w:val="68E0C94D"/>
    <w:rsid w:val="68E14ECF"/>
    <w:rsid w:val="68E20547"/>
    <w:rsid w:val="68E5F2B7"/>
    <w:rsid w:val="68E78005"/>
    <w:rsid w:val="68FA5F7E"/>
    <w:rsid w:val="690D1CD5"/>
    <w:rsid w:val="69145F9E"/>
    <w:rsid w:val="69154C7F"/>
    <w:rsid w:val="6915A919"/>
    <w:rsid w:val="6917FAE3"/>
    <w:rsid w:val="691A3328"/>
    <w:rsid w:val="692692D3"/>
    <w:rsid w:val="692961D7"/>
    <w:rsid w:val="692BD3E1"/>
    <w:rsid w:val="692CB535"/>
    <w:rsid w:val="692FA992"/>
    <w:rsid w:val="693110D9"/>
    <w:rsid w:val="693605D1"/>
    <w:rsid w:val="69379CAE"/>
    <w:rsid w:val="693C7D38"/>
    <w:rsid w:val="693CB2EE"/>
    <w:rsid w:val="693E796D"/>
    <w:rsid w:val="6954D98A"/>
    <w:rsid w:val="695AFC32"/>
    <w:rsid w:val="695F1FBF"/>
    <w:rsid w:val="69600315"/>
    <w:rsid w:val="69619A37"/>
    <w:rsid w:val="696441A0"/>
    <w:rsid w:val="6964BB54"/>
    <w:rsid w:val="69669A77"/>
    <w:rsid w:val="6968FE26"/>
    <w:rsid w:val="696AD654"/>
    <w:rsid w:val="696DBF69"/>
    <w:rsid w:val="696E4248"/>
    <w:rsid w:val="697E2018"/>
    <w:rsid w:val="698297C7"/>
    <w:rsid w:val="6987A670"/>
    <w:rsid w:val="698FBE78"/>
    <w:rsid w:val="6993AFEF"/>
    <w:rsid w:val="69963162"/>
    <w:rsid w:val="699A65CC"/>
    <w:rsid w:val="69A8D8B7"/>
    <w:rsid w:val="69B379BA"/>
    <w:rsid w:val="69B4CDDD"/>
    <w:rsid w:val="69B562CA"/>
    <w:rsid w:val="69BD9F2F"/>
    <w:rsid w:val="69C3B948"/>
    <w:rsid w:val="69C7C96B"/>
    <w:rsid w:val="69CB51CE"/>
    <w:rsid w:val="69CBA92A"/>
    <w:rsid w:val="69DB1AB7"/>
    <w:rsid w:val="69E1B4E3"/>
    <w:rsid w:val="69E298BA"/>
    <w:rsid w:val="69E30B1F"/>
    <w:rsid w:val="69F56D9F"/>
    <w:rsid w:val="69F6C6F7"/>
    <w:rsid w:val="69FD04C3"/>
    <w:rsid w:val="6A0B5552"/>
    <w:rsid w:val="6A14E00C"/>
    <w:rsid w:val="6A1F8ABA"/>
    <w:rsid w:val="6A1FA7A7"/>
    <w:rsid w:val="6A2D38D3"/>
    <w:rsid w:val="6A319CA7"/>
    <w:rsid w:val="6A341B77"/>
    <w:rsid w:val="6A3B1659"/>
    <w:rsid w:val="6A3C9982"/>
    <w:rsid w:val="6A3FF979"/>
    <w:rsid w:val="6A4780B8"/>
    <w:rsid w:val="6A495B33"/>
    <w:rsid w:val="6A4A7316"/>
    <w:rsid w:val="6A4C04C1"/>
    <w:rsid w:val="6A4FE4EA"/>
    <w:rsid w:val="6A54CABD"/>
    <w:rsid w:val="6A587218"/>
    <w:rsid w:val="6A59E49D"/>
    <w:rsid w:val="6A5A9408"/>
    <w:rsid w:val="6A5ED144"/>
    <w:rsid w:val="6A68EA36"/>
    <w:rsid w:val="6A69A88D"/>
    <w:rsid w:val="6A723B8A"/>
    <w:rsid w:val="6A73DF5E"/>
    <w:rsid w:val="6A77B2B4"/>
    <w:rsid w:val="6A8337AB"/>
    <w:rsid w:val="6A84B7C8"/>
    <w:rsid w:val="6A8E9ECE"/>
    <w:rsid w:val="6A908770"/>
    <w:rsid w:val="6A91EFAC"/>
    <w:rsid w:val="6A935B7C"/>
    <w:rsid w:val="6A952051"/>
    <w:rsid w:val="6A9754F1"/>
    <w:rsid w:val="6A9B52BE"/>
    <w:rsid w:val="6AA39C7F"/>
    <w:rsid w:val="6AAC2B7C"/>
    <w:rsid w:val="6AB97551"/>
    <w:rsid w:val="6ABF9D60"/>
    <w:rsid w:val="6AD6DCB7"/>
    <w:rsid w:val="6AE28068"/>
    <w:rsid w:val="6AE3E43C"/>
    <w:rsid w:val="6AE62974"/>
    <w:rsid w:val="6AEC36BD"/>
    <w:rsid w:val="6AEC4DE9"/>
    <w:rsid w:val="6AEFFF18"/>
    <w:rsid w:val="6AF82600"/>
    <w:rsid w:val="6AF98182"/>
    <w:rsid w:val="6AFCB3E1"/>
    <w:rsid w:val="6B02A68A"/>
    <w:rsid w:val="6B09369A"/>
    <w:rsid w:val="6B0C9AF1"/>
    <w:rsid w:val="6B0D643F"/>
    <w:rsid w:val="6B107CDB"/>
    <w:rsid w:val="6B201DBD"/>
    <w:rsid w:val="6B23138C"/>
    <w:rsid w:val="6B23CA48"/>
    <w:rsid w:val="6B2A6C15"/>
    <w:rsid w:val="6B36BC0F"/>
    <w:rsid w:val="6B380ACE"/>
    <w:rsid w:val="6B3A2E56"/>
    <w:rsid w:val="6B3AB8A5"/>
    <w:rsid w:val="6B3AC763"/>
    <w:rsid w:val="6B3AED01"/>
    <w:rsid w:val="6B49510F"/>
    <w:rsid w:val="6B4DAF77"/>
    <w:rsid w:val="6B52675D"/>
    <w:rsid w:val="6B54203F"/>
    <w:rsid w:val="6B5F0796"/>
    <w:rsid w:val="6B5F6FAF"/>
    <w:rsid w:val="6B65C154"/>
    <w:rsid w:val="6B7ABE14"/>
    <w:rsid w:val="6B7B4DCD"/>
    <w:rsid w:val="6B839645"/>
    <w:rsid w:val="6B8D7F47"/>
    <w:rsid w:val="6B8D8D1C"/>
    <w:rsid w:val="6B92B3CE"/>
    <w:rsid w:val="6B949D33"/>
    <w:rsid w:val="6B95C2FC"/>
    <w:rsid w:val="6B9DBF56"/>
    <w:rsid w:val="6BA01523"/>
    <w:rsid w:val="6BA40880"/>
    <w:rsid w:val="6BA967C7"/>
    <w:rsid w:val="6BAC8A90"/>
    <w:rsid w:val="6BB54E5D"/>
    <w:rsid w:val="6BBE0DF6"/>
    <w:rsid w:val="6BC9270A"/>
    <w:rsid w:val="6BCBDC37"/>
    <w:rsid w:val="6BD3B2FB"/>
    <w:rsid w:val="6BDA76C7"/>
    <w:rsid w:val="6BDACFEB"/>
    <w:rsid w:val="6BE16C95"/>
    <w:rsid w:val="6BE819C8"/>
    <w:rsid w:val="6BE9F4A4"/>
    <w:rsid w:val="6BFDEBE6"/>
    <w:rsid w:val="6BFF23AF"/>
    <w:rsid w:val="6C016A8D"/>
    <w:rsid w:val="6C01BF9D"/>
    <w:rsid w:val="6C06D902"/>
    <w:rsid w:val="6C08E1E7"/>
    <w:rsid w:val="6C137870"/>
    <w:rsid w:val="6C15DF62"/>
    <w:rsid w:val="6C16FB71"/>
    <w:rsid w:val="6C1D5AFB"/>
    <w:rsid w:val="6C210BF1"/>
    <w:rsid w:val="6C266C4F"/>
    <w:rsid w:val="6C32F870"/>
    <w:rsid w:val="6C35BBA7"/>
    <w:rsid w:val="6C370E59"/>
    <w:rsid w:val="6C3F13CE"/>
    <w:rsid w:val="6C3F6903"/>
    <w:rsid w:val="6C4400B6"/>
    <w:rsid w:val="6C4A1C04"/>
    <w:rsid w:val="6C4A2115"/>
    <w:rsid w:val="6C4BE9F3"/>
    <w:rsid w:val="6C4DC6C8"/>
    <w:rsid w:val="6C5DC689"/>
    <w:rsid w:val="6C5E278E"/>
    <w:rsid w:val="6C5E3C6B"/>
    <w:rsid w:val="6C5E85BD"/>
    <w:rsid w:val="6C609766"/>
    <w:rsid w:val="6C637A9B"/>
    <w:rsid w:val="6C6BEB6D"/>
    <w:rsid w:val="6C79E56D"/>
    <w:rsid w:val="6C7BC559"/>
    <w:rsid w:val="6C7C4228"/>
    <w:rsid w:val="6C7E6A2D"/>
    <w:rsid w:val="6C7F6269"/>
    <w:rsid w:val="6C819B14"/>
    <w:rsid w:val="6C845CB2"/>
    <w:rsid w:val="6C86B5C5"/>
    <w:rsid w:val="6C8A50D3"/>
    <w:rsid w:val="6C8D0EF1"/>
    <w:rsid w:val="6C8DB0F8"/>
    <w:rsid w:val="6C94C125"/>
    <w:rsid w:val="6C95E629"/>
    <w:rsid w:val="6C9CD0B0"/>
    <w:rsid w:val="6C9D068E"/>
    <w:rsid w:val="6C9D569E"/>
    <w:rsid w:val="6CA128C9"/>
    <w:rsid w:val="6CA30923"/>
    <w:rsid w:val="6CAA8453"/>
    <w:rsid w:val="6CAD1EA3"/>
    <w:rsid w:val="6CAFF9D9"/>
    <w:rsid w:val="6CAFFA34"/>
    <w:rsid w:val="6CB76466"/>
    <w:rsid w:val="6CB80C17"/>
    <w:rsid w:val="6CBCE622"/>
    <w:rsid w:val="6CC26FB8"/>
    <w:rsid w:val="6CC2E6E0"/>
    <w:rsid w:val="6CC4B0A8"/>
    <w:rsid w:val="6CD0BD64"/>
    <w:rsid w:val="6CDB04E7"/>
    <w:rsid w:val="6CE47DDD"/>
    <w:rsid w:val="6CE4F589"/>
    <w:rsid w:val="6CF6CD1A"/>
    <w:rsid w:val="6CF8FB64"/>
    <w:rsid w:val="6CFDD5D6"/>
    <w:rsid w:val="6CFEC5CF"/>
    <w:rsid w:val="6CFF1DDC"/>
    <w:rsid w:val="6D156BB2"/>
    <w:rsid w:val="6D18453E"/>
    <w:rsid w:val="6D1BF117"/>
    <w:rsid w:val="6D21233F"/>
    <w:rsid w:val="6D22086A"/>
    <w:rsid w:val="6D27447C"/>
    <w:rsid w:val="6D2A325E"/>
    <w:rsid w:val="6D34D80E"/>
    <w:rsid w:val="6D4249C7"/>
    <w:rsid w:val="6D49FE9D"/>
    <w:rsid w:val="6D50DD65"/>
    <w:rsid w:val="6D50F3D2"/>
    <w:rsid w:val="6D552C11"/>
    <w:rsid w:val="6D5C6F90"/>
    <w:rsid w:val="6D5EF09C"/>
    <w:rsid w:val="6D66E3A2"/>
    <w:rsid w:val="6D6802E3"/>
    <w:rsid w:val="6D6A7D26"/>
    <w:rsid w:val="6D6BDF41"/>
    <w:rsid w:val="6D6D30C6"/>
    <w:rsid w:val="6D70A76A"/>
    <w:rsid w:val="6D7151B8"/>
    <w:rsid w:val="6D7A9AEF"/>
    <w:rsid w:val="6D7D8CAD"/>
    <w:rsid w:val="6DB7D7C5"/>
    <w:rsid w:val="6DBA46BB"/>
    <w:rsid w:val="6DBB222D"/>
    <w:rsid w:val="6DBFFD8B"/>
    <w:rsid w:val="6DC3EB0A"/>
    <w:rsid w:val="6DC4D96E"/>
    <w:rsid w:val="6DD69A09"/>
    <w:rsid w:val="6DD7A893"/>
    <w:rsid w:val="6DD9ACE5"/>
    <w:rsid w:val="6DDDA8A1"/>
    <w:rsid w:val="6DE33979"/>
    <w:rsid w:val="6DEAB966"/>
    <w:rsid w:val="6DEDFC93"/>
    <w:rsid w:val="6DEE46CD"/>
    <w:rsid w:val="6DFA986C"/>
    <w:rsid w:val="6DFE3C89"/>
    <w:rsid w:val="6E0D3793"/>
    <w:rsid w:val="6E120702"/>
    <w:rsid w:val="6E136278"/>
    <w:rsid w:val="6E14DF5F"/>
    <w:rsid w:val="6E20F75C"/>
    <w:rsid w:val="6E255861"/>
    <w:rsid w:val="6E284C6F"/>
    <w:rsid w:val="6E31E8B5"/>
    <w:rsid w:val="6E3BEFF3"/>
    <w:rsid w:val="6E3E1DB9"/>
    <w:rsid w:val="6E429168"/>
    <w:rsid w:val="6E4DA5EA"/>
    <w:rsid w:val="6E4DC268"/>
    <w:rsid w:val="6E5DCB18"/>
    <w:rsid w:val="6E607B9A"/>
    <w:rsid w:val="6E6306CB"/>
    <w:rsid w:val="6E63CBBA"/>
    <w:rsid w:val="6E67261C"/>
    <w:rsid w:val="6E6C2CD3"/>
    <w:rsid w:val="6E79E7BD"/>
    <w:rsid w:val="6E8678DB"/>
    <w:rsid w:val="6E8BDBFE"/>
    <w:rsid w:val="6E8C406E"/>
    <w:rsid w:val="6E900ADE"/>
    <w:rsid w:val="6E985C10"/>
    <w:rsid w:val="6E9E49ED"/>
    <w:rsid w:val="6EA5D67B"/>
    <w:rsid w:val="6EA5FC04"/>
    <w:rsid w:val="6EB26D6A"/>
    <w:rsid w:val="6EB2AFEB"/>
    <w:rsid w:val="6EB50421"/>
    <w:rsid w:val="6EB5C000"/>
    <w:rsid w:val="6EBD8071"/>
    <w:rsid w:val="6EC9B052"/>
    <w:rsid w:val="6ECE48C6"/>
    <w:rsid w:val="6EDD9606"/>
    <w:rsid w:val="6EE41F46"/>
    <w:rsid w:val="6EE4424B"/>
    <w:rsid w:val="6EE44A88"/>
    <w:rsid w:val="6EEA49DB"/>
    <w:rsid w:val="6EED0C7F"/>
    <w:rsid w:val="6EF82D5B"/>
    <w:rsid w:val="6EF85A34"/>
    <w:rsid w:val="6EFF3CEF"/>
    <w:rsid w:val="6F0D1F81"/>
    <w:rsid w:val="6F0F5ABD"/>
    <w:rsid w:val="6F100AA5"/>
    <w:rsid w:val="6F13AA04"/>
    <w:rsid w:val="6F1A40FA"/>
    <w:rsid w:val="6F2996E0"/>
    <w:rsid w:val="6F2A8292"/>
    <w:rsid w:val="6F38DAAF"/>
    <w:rsid w:val="6F3BCE7B"/>
    <w:rsid w:val="6F3BD108"/>
    <w:rsid w:val="6F49F533"/>
    <w:rsid w:val="6F5663FA"/>
    <w:rsid w:val="6F58D9A0"/>
    <w:rsid w:val="6F757757"/>
    <w:rsid w:val="6F79273F"/>
    <w:rsid w:val="6F7FA327"/>
    <w:rsid w:val="6F8310EA"/>
    <w:rsid w:val="6F8ED7C9"/>
    <w:rsid w:val="6F91E121"/>
    <w:rsid w:val="6F96216D"/>
    <w:rsid w:val="6F98B0C7"/>
    <w:rsid w:val="6F9AEA34"/>
    <w:rsid w:val="6F9BAE05"/>
    <w:rsid w:val="6FAC3638"/>
    <w:rsid w:val="6FC10781"/>
    <w:rsid w:val="6FC4D581"/>
    <w:rsid w:val="6FC7B3F2"/>
    <w:rsid w:val="6FCD1F9C"/>
    <w:rsid w:val="6FD6222C"/>
    <w:rsid w:val="6FD664DD"/>
    <w:rsid w:val="6FDEA93B"/>
    <w:rsid w:val="6FDF749C"/>
    <w:rsid w:val="6FE4A263"/>
    <w:rsid w:val="6FEF2EDD"/>
    <w:rsid w:val="6FFC8B14"/>
    <w:rsid w:val="700381FE"/>
    <w:rsid w:val="7005CA48"/>
    <w:rsid w:val="700BC8E0"/>
    <w:rsid w:val="700F7A6F"/>
    <w:rsid w:val="700FE00C"/>
    <w:rsid w:val="70100811"/>
    <w:rsid w:val="70122D1F"/>
    <w:rsid w:val="7013A5E5"/>
    <w:rsid w:val="70183971"/>
    <w:rsid w:val="70196153"/>
    <w:rsid w:val="701C4C2F"/>
    <w:rsid w:val="701EE03E"/>
    <w:rsid w:val="7022B3BD"/>
    <w:rsid w:val="7024A44E"/>
    <w:rsid w:val="7027972F"/>
    <w:rsid w:val="702CCE42"/>
    <w:rsid w:val="70323DFD"/>
    <w:rsid w:val="70341CDA"/>
    <w:rsid w:val="70353668"/>
    <w:rsid w:val="7037C9FD"/>
    <w:rsid w:val="7038CDD0"/>
    <w:rsid w:val="70464BAF"/>
    <w:rsid w:val="70472DD0"/>
    <w:rsid w:val="70484C46"/>
    <w:rsid w:val="704F8264"/>
    <w:rsid w:val="705149F5"/>
    <w:rsid w:val="70540FC7"/>
    <w:rsid w:val="705627F5"/>
    <w:rsid w:val="70568636"/>
    <w:rsid w:val="70693BD8"/>
    <w:rsid w:val="706BEFAE"/>
    <w:rsid w:val="706C5244"/>
    <w:rsid w:val="707DB910"/>
    <w:rsid w:val="7081A428"/>
    <w:rsid w:val="708DCFDD"/>
    <w:rsid w:val="7092A5B9"/>
    <w:rsid w:val="709F7B77"/>
    <w:rsid w:val="709FFD83"/>
    <w:rsid w:val="70A15E6B"/>
    <w:rsid w:val="70A916F2"/>
    <w:rsid w:val="70AF1780"/>
    <w:rsid w:val="70BA5F01"/>
    <w:rsid w:val="70BB4645"/>
    <w:rsid w:val="70BBBB0F"/>
    <w:rsid w:val="70C82F8E"/>
    <w:rsid w:val="70C86461"/>
    <w:rsid w:val="70CD9CB2"/>
    <w:rsid w:val="70CEC8E5"/>
    <w:rsid w:val="70CEEBC5"/>
    <w:rsid w:val="70D4AB10"/>
    <w:rsid w:val="70D4D196"/>
    <w:rsid w:val="70DCFB0C"/>
    <w:rsid w:val="70DD4F29"/>
    <w:rsid w:val="70E093AA"/>
    <w:rsid w:val="70E92CBE"/>
    <w:rsid w:val="70FABC9C"/>
    <w:rsid w:val="70FBD29D"/>
    <w:rsid w:val="70FD9DE5"/>
    <w:rsid w:val="7101E5FB"/>
    <w:rsid w:val="71100455"/>
    <w:rsid w:val="71120B7A"/>
    <w:rsid w:val="711A3E07"/>
    <w:rsid w:val="711D7372"/>
    <w:rsid w:val="71226CC9"/>
    <w:rsid w:val="7123D330"/>
    <w:rsid w:val="71270690"/>
    <w:rsid w:val="712E3E97"/>
    <w:rsid w:val="7130FF46"/>
    <w:rsid w:val="71380A4B"/>
    <w:rsid w:val="71381002"/>
    <w:rsid w:val="71399FF7"/>
    <w:rsid w:val="713D0274"/>
    <w:rsid w:val="713D4938"/>
    <w:rsid w:val="714C3D85"/>
    <w:rsid w:val="714EFB10"/>
    <w:rsid w:val="7152497C"/>
    <w:rsid w:val="71560604"/>
    <w:rsid w:val="715A903A"/>
    <w:rsid w:val="715B31F2"/>
    <w:rsid w:val="71663D1B"/>
    <w:rsid w:val="716773F2"/>
    <w:rsid w:val="71681956"/>
    <w:rsid w:val="71686A73"/>
    <w:rsid w:val="716DDB39"/>
    <w:rsid w:val="716E9FD6"/>
    <w:rsid w:val="7174C3B1"/>
    <w:rsid w:val="717D14E9"/>
    <w:rsid w:val="717D4EC0"/>
    <w:rsid w:val="719083E8"/>
    <w:rsid w:val="7190D22B"/>
    <w:rsid w:val="7191EA11"/>
    <w:rsid w:val="7192CDA7"/>
    <w:rsid w:val="719E4193"/>
    <w:rsid w:val="719F58DA"/>
    <w:rsid w:val="71A0AD10"/>
    <w:rsid w:val="71A1C975"/>
    <w:rsid w:val="71A30E61"/>
    <w:rsid w:val="71AAB172"/>
    <w:rsid w:val="71B0F14B"/>
    <w:rsid w:val="71B1EEF7"/>
    <w:rsid w:val="71B63F1C"/>
    <w:rsid w:val="71BD26CB"/>
    <w:rsid w:val="71C347BC"/>
    <w:rsid w:val="71CCA22F"/>
    <w:rsid w:val="71CCD349"/>
    <w:rsid w:val="71D1C88D"/>
    <w:rsid w:val="71DCEF7F"/>
    <w:rsid w:val="71DEDAC4"/>
    <w:rsid w:val="71E8CBBF"/>
    <w:rsid w:val="71EE90C4"/>
    <w:rsid w:val="71FA8744"/>
    <w:rsid w:val="71FF7C5F"/>
    <w:rsid w:val="721BEF67"/>
    <w:rsid w:val="721E105A"/>
    <w:rsid w:val="72264F13"/>
    <w:rsid w:val="7226A000"/>
    <w:rsid w:val="722DF7C5"/>
    <w:rsid w:val="72380C21"/>
    <w:rsid w:val="72389F7C"/>
    <w:rsid w:val="72496A16"/>
    <w:rsid w:val="724CE01F"/>
    <w:rsid w:val="724DFB85"/>
    <w:rsid w:val="725E90E9"/>
    <w:rsid w:val="7260DF7F"/>
    <w:rsid w:val="726683FE"/>
    <w:rsid w:val="726CDB95"/>
    <w:rsid w:val="726D69DA"/>
    <w:rsid w:val="72758854"/>
    <w:rsid w:val="727AC881"/>
    <w:rsid w:val="727C640B"/>
    <w:rsid w:val="7284879A"/>
    <w:rsid w:val="728DFCFD"/>
    <w:rsid w:val="728E4FF5"/>
    <w:rsid w:val="72929CE2"/>
    <w:rsid w:val="729B9FD0"/>
    <w:rsid w:val="729C6527"/>
    <w:rsid w:val="72A5667C"/>
    <w:rsid w:val="72AB26BF"/>
    <w:rsid w:val="72AF1F8C"/>
    <w:rsid w:val="72BC296F"/>
    <w:rsid w:val="72BD91F3"/>
    <w:rsid w:val="72C05BD0"/>
    <w:rsid w:val="72C1D93C"/>
    <w:rsid w:val="72D8AED4"/>
    <w:rsid w:val="72DBCE47"/>
    <w:rsid w:val="72E18800"/>
    <w:rsid w:val="72E92EC6"/>
    <w:rsid w:val="72F504F3"/>
    <w:rsid w:val="72FB269D"/>
    <w:rsid w:val="730C5D92"/>
    <w:rsid w:val="7313CE0E"/>
    <w:rsid w:val="73145AB7"/>
    <w:rsid w:val="73177762"/>
    <w:rsid w:val="731AB75E"/>
    <w:rsid w:val="732231F0"/>
    <w:rsid w:val="732DE39F"/>
    <w:rsid w:val="733003EE"/>
    <w:rsid w:val="73424141"/>
    <w:rsid w:val="7349A940"/>
    <w:rsid w:val="735378C6"/>
    <w:rsid w:val="735F3F0F"/>
    <w:rsid w:val="7364B7EA"/>
    <w:rsid w:val="7366A590"/>
    <w:rsid w:val="73697AFB"/>
    <w:rsid w:val="736A78C6"/>
    <w:rsid w:val="736E7B2A"/>
    <w:rsid w:val="736FFD05"/>
    <w:rsid w:val="73757576"/>
    <w:rsid w:val="7389E5ED"/>
    <w:rsid w:val="7398BC15"/>
    <w:rsid w:val="739B7FC5"/>
    <w:rsid w:val="73A50BFE"/>
    <w:rsid w:val="73A511D2"/>
    <w:rsid w:val="73B1E8F2"/>
    <w:rsid w:val="73B5972D"/>
    <w:rsid w:val="73B8AAD0"/>
    <w:rsid w:val="73BA195F"/>
    <w:rsid w:val="73C5C932"/>
    <w:rsid w:val="73CA3652"/>
    <w:rsid w:val="73CDEB4C"/>
    <w:rsid w:val="73D10662"/>
    <w:rsid w:val="73D2E6B4"/>
    <w:rsid w:val="73D7E1A9"/>
    <w:rsid w:val="73D89766"/>
    <w:rsid w:val="73DA6C1E"/>
    <w:rsid w:val="73DA894D"/>
    <w:rsid w:val="73DCA72C"/>
    <w:rsid w:val="73DD854E"/>
    <w:rsid w:val="73DDD8E6"/>
    <w:rsid w:val="73DFADF8"/>
    <w:rsid w:val="73E30513"/>
    <w:rsid w:val="73E37603"/>
    <w:rsid w:val="73E8D1DF"/>
    <w:rsid w:val="73E98C1F"/>
    <w:rsid w:val="73F317A7"/>
    <w:rsid w:val="73F61C7D"/>
    <w:rsid w:val="73F748E0"/>
    <w:rsid w:val="73F9D1D3"/>
    <w:rsid w:val="73FF37A2"/>
    <w:rsid w:val="740457B8"/>
    <w:rsid w:val="74108DD6"/>
    <w:rsid w:val="7410C121"/>
    <w:rsid w:val="74142364"/>
    <w:rsid w:val="7417CF58"/>
    <w:rsid w:val="74194A26"/>
    <w:rsid w:val="741F6363"/>
    <w:rsid w:val="74250DF9"/>
    <w:rsid w:val="7429A5C4"/>
    <w:rsid w:val="742DAA26"/>
    <w:rsid w:val="742F95F4"/>
    <w:rsid w:val="74320EC0"/>
    <w:rsid w:val="7438B12F"/>
    <w:rsid w:val="7439B5E1"/>
    <w:rsid w:val="7442BCB4"/>
    <w:rsid w:val="7442BEBF"/>
    <w:rsid w:val="7449F440"/>
    <w:rsid w:val="744C1415"/>
    <w:rsid w:val="7450DE74"/>
    <w:rsid w:val="7451347C"/>
    <w:rsid w:val="74543EA6"/>
    <w:rsid w:val="74585617"/>
    <w:rsid w:val="745D50DF"/>
    <w:rsid w:val="746639FA"/>
    <w:rsid w:val="746DC2EC"/>
    <w:rsid w:val="74779699"/>
    <w:rsid w:val="747797F7"/>
    <w:rsid w:val="747AC4D4"/>
    <w:rsid w:val="747C81C4"/>
    <w:rsid w:val="74825B6D"/>
    <w:rsid w:val="7485C7F8"/>
    <w:rsid w:val="7489B5C2"/>
    <w:rsid w:val="748CB393"/>
    <w:rsid w:val="748D6CF2"/>
    <w:rsid w:val="748DD267"/>
    <w:rsid w:val="749324BF"/>
    <w:rsid w:val="7494086E"/>
    <w:rsid w:val="74A16DE4"/>
    <w:rsid w:val="74A6AFC9"/>
    <w:rsid w:val="74B21FF8"/>
    <w:rsid w:val="74B41BA9"/>
    <w:rsid w:val="74B52C18"/>
    <w:rsid w:val="74C6D585"/>
    <w:rsid w:val="74CD819D"/>
    <w:rsid w:val="74D9D6C0"/>
    <w:rsid w:val="74DC2772"/>
    <w:rsid w:val="74DE0548"/>
    <w:rsid w:val="74E2F1FE"/>
    <w:rsid w:val="74E3C88B"/>
    <w:rsid w:val="74E58912"/>
    <w:rsid w:val="74E77823"/>
    <w:rsid w:val="74EB8C98"/>
    <w:rsid w:val="74ED3A91"/>
    <w:rsid w:val="74EE74C3"/>
    <w:rsid w:val="74EFE3F1"/>
    <w:rsid w:val="74F7ED5F"/>
    <w:rsid w:val="74F8DCEA"/>
    <w:rsid w:val="74FABC88"/>
    <w:rsid w:val="75000C94"/>
    <w:rsid w:val="7502418C"/>
    <w:rsid w:val="7503D1B5"/>
    <w:rsid w:val="75054EE0"/>
    <w:rsid w:val="750573F5"/>
    <w:rsid w:val="752ACFD5"/>
    <w:rsid w:val="752AD4E4"/>
    <w:rsid w:val="753200C8"/>
    <w:rsid w:val="75371BBE"/>
    <w:rsid w:val="753A6CB1"/>
    <w:rsid w:val="75400921"/>
    <w:rsid w:val="7545A417"/>
    <w:rsid w:val="75480E0B"/>
    <w:rsid w:val="754E2F77"/>
    <w:rsid w:val="755111DF"/>
    <w:rsid w:val="755569A1"/>
    <w:rsid w:val="75583793"/>
    <w:rsid w:val="755D4931"/>
    <w:rsid w:val="755FE103"/>
    <w:rsid w:val="75609CAD"/>
    <w:rsid w:val="75750C56"/>
    <w:rsid w:val="757BCD92"/>
    <w:rsid w:val="757C7E68"/>
    <w:rsid w:val="758B2013"/>
    <w:rsid w:val="759013C4"/>
    <w:rsid w:val="759889D2"/>
    <w:rsid w:val="759940F7"/>
    <w:rsid w:val="759B5CCD"/>
    <w:rsid w:val="75AE3B2E"/>
    <w:rsid w:val="75B49A2F"/>
    <w:rsid w:val="75B5B160"/>
    <w:rsid w:val="75BA89A2"/>
    <w:rsid w:val="75BB7272"/>
    <w:rsid w:val="75BCC36E"/>
    <w:rsid w:val="75BDF476"/>
    <w:rsid w:val="75C05799"/>
    <w:rsid w:val="75C0A095"/>
    <w:rsid w:val="75CCD18C"/>
    <w:rsid w:val="75D5571E"/>
    <w:rsid w:val="75D59E38"/>
    <w:rsid w:val="75DE98A2"/>
    <w:rsid w:val="75E5D031"/>
    <w:rsid w:val="75E65E62"/>
    <w:rsid w:val="75E99F91"/>
    <w:rsid w:val="75ED04DD"/>
    <w:rsid w:val="75F27DFF"/>
    <w:rsid w:val="75F33FDE"/>
    <w:rsid w:val="75F72407"/>
    <w:rsid w:val="75F72F9C"/>
    <w:rsid w:val="75F7998E"/>
    <w:rsid w:val="760A493C"/>
    <w:rsid w:val="760F2E58"/>
    <w:rsid w:val="761DE1C8"/>
    <w:rsid w:val="7620D1AF"/>
    <w:rsid w:val="762A7EA6"/>
    <w:rsid w:val="763D1A86"/>
    <w:rsid w:val="763E2D09"/>
    <w:rsid w:val="763ED594"/>
    <w:rsid w:val="76487A7C"/>
    <w:rsid w:val="764E04DE"/>
    <w:rsid w:val="76525E01"/>
    <w:rsid w:val="7661620D"/>
    <w:rsid w:val="76639D24"/>
    <w:rsid w:val="767BC423"/>
    <w:rsid w:val="768392B4"/>
    <w:rsid w:val="7683C7C7"/>
    <w:rsid w:val="76874ABB"/>
    <w:rsid w:val="7694E77E"/>
    <w:rsid w:val="76A11EE8"/>
    <w:rsid w:val="76A13B58"/>
    <w:rsid w:val="76A1EA2A"/>
    <w:rsid w:val="76A89524"/>
    <w:rsid w:val="76AA8CDC"/>
    <w:rsid w:val="76ACC3C7"/>
    <w:rsid w:val="76AD6C45"/>
    <w:rsid w:val="76B2AD88"/>
    <w:rsid w:val="76C23B6E"/>
    <w:rsid w:val="76C538FD"/>
    <w:rsid w:val="76C5CA3D"/>
    <w:rsid w:val="76CA12E6"/>
    <w:rsid w:val="76CB1450"/>
    <w:rsid w:val="76CC479C"/>
    <w:rsid w:val="76CCD390"/>
    <w:rsid w:val="76DC1DC5"/>
    <w:rsid w:val="76E970BF"/>
    <w:rsid w:val="76E9D942"/>
    <w:rsid w:val="76EA551A"/>
    <w:rsid w:val="76F5AB09"/>
    <w:rsid w:val="76F5BADC"/>
    <w:rsid w:val="76F7C95F"/>
    <w:rsid w:val="770FB723"/>
    <w:rsid w:val="7715BAC4"/>
    <w:rsid w:val="7726FDE0"/>
    <w:rsid w:val="7727B6A2"/>
    <w:rsid w:val="772A370B"/>
    <w:rsid w:val="7732B761"/>
    <w:rsid w:val="774500D1"/>
    <w:rsid w:val="774821D8"/>
    <w:rsid w:val="774AA8EA"/>
    <w:rsid w:val="774B32E1"/>
    <w:rsid w:val="77527A28"/>
    <w:rsid w:val="7752F181"/>
    <w:rsid w:val="7764547E"/>
    <w:rsid w:val="776DAA0B"/>
    <w:rsid w:val="7770C0F4"/>
    <w:rsid w:val="7773167A"/>
    <w:rsid w:val="77780315"/>
    <w:rsid w:val="7778AC58"/>
    <w:rsid w:val="777E97E2"/>
    <w:rsid w:val="777F584F"/>
    <w:rsid w:val="77842716"/>
    <w:rsid w:val="7786F3B4"/>
    <w:rsid w:val="77883D0B"/>
    <w:rsid w:val="7789B45E"/>
    <w:rsid w:val="779256F5"/>
    <w:rsid w:val="77973063"/>
    <w:rsid w:val="779DBA22"/>
    <w:rsid w:val="77AAEA35"/>
    <w:rsid w:val="77ACB907"/>
    <w:rsid w:val="77AD8781"/>
    <w:rsid w:val="77AF92A8"/>
    <w:rsid w:val="77B2EB7C"/>
    <w:rsid w:val="77BCC799"/>
    <w:rsid w:val="77BE4C2E"/>
    <w:rsid w:val="77C9CFC5"/>
    <w:rsid w:val="77CB7E2D"/>
    <w:rsid w:val="77CCAEF2"/>
    <w:rsid w:val="77CCE620"/>
    <w:rsid w:val="77CCEC5B"/>
    <w:rsid w:val="77D31D72"/>
    <w:rsid w:val="77D63FB1"/>
    <w:rsid w:val="77DE0049"/>
    <w:rsid w:val="77E31925"/>
    <w:rsid w:val="77E47F09"/>
    <w:rsid w:val="77E52859"/>
    <w:rsid w:val="77EB990B"/>
    <w:rsid w:val="77EC5C1B"/>
    <w:rsid w:val="77F1CF78"/>
    <w:rsid w:val="77F1DA9F"/>
    <w:rsid w:val="77F1E1A5"/>
    <w:rsid w:val="77F41828"/>
    <w:rsid w:val="77F6F0D1"/>
    <w:rsid w:val="78036078"/>
    <w:rsid w:val="7805807A"/>
    <w:rsid w:val="780A22F9"/>
    <w:rsid w:val="780F004F"/>
    <w:rsid w:val="781785D7"/>
    <w:rsid w:val="781F383D"/>
    <w:rsid w:val="781F53F2"/>
    <w:rsid w:val="782AAC37"/>
    <w:rsid w:val="782BE1EB"/>
    <w:rsid w:val="782CF5F3"/>
    <w:rsid w:val="782D3BAD"/>
    <w:rsid w:val="7846F6B0"/>
    <w:rsid w:val="784824D8"/>
    <w:rsid w:val="784BEBF3"/>
    <w:rsid w:val="784C3F5F"/>
    <w:rsid w:val="785B7618"/>
    <w:rsid w:val="7862F5C4"/>
    <w:rsid w:val="78637D6C"/>
    <w:rsid w:val="786DC2B9"/>
    <w:rsid w:val="7872849E"/>
    <w:rsid w:val="7880F68C"/>
    <w:rsid w:val="78812647"/>
    <w:rsid w:val="7882453E"/>
    <w:rsid w:val="788ACE03"/>
    <w:rsid w:val="788C4B1D"/>
    <w:rsid w:val="789AE51B"/>
    <w:rsid w:val="78A86E6B"/>
    <w:rsid w:val="78B19B55"/>
    <w:rsid w:val="78B26F6A"/>
    <w:rsid w:val="78BA3974"/>
    <w:rsid w:val="78D0F02D"/>
    <w:rsid w:val="78DAA6D5"/>
    <w:rsid w:val="78DAB059"/>
    <w:rsid w:val="78DF629D"/>
    <w:rsid w:val="78DFF118"/>
    <w:rsid w:val="78E3F43C"/>
    <w:rsid w:val="78EEC1D4"/>
    <w:rsid w:val="78FB8A1A"/>
    <w:rsid w:val="78FBAF41"/>
    <w:rsid w:val="78FFA4B4"/>
    <w:rsid w:val="79044F12"/>
    <w:rsid w:val="7905D813"/>
    <w:rsid w:val="7911F76F"/>
    <w:rsid w:val="79126830"/>
    <w:rsid w:val="791C18D8"/>
    <w:rsid w:val="7927F3B4"/>
    <w:rsid w:val="79285F46"/>
    <w:rsid w:val="79312CD4"/>
    <w:rsid w:val="793EEC5A"/>
    <w:rsid w:val="794130ED"/>
    <w:rsid w:val="79475BDB"/>
    <w:rsid w:val="7949C22B"/>
    <w:rsid w:val="79508A68"/>
    <w:rsid w:val="7957C205"/>
    <w:rsid w:val="795A9CC5"/>
    <w:rsid w:val="796B0065"/>
    <w:rsid w:val="79725D47"/>
    <w:rsid w:val="7976C02C"/>
    <w:rsid w:val="797C2E27"/>
    <w:rsid w:val="797D5097"/>
    <w:rsid w:val="797D567E"/>
    <w:rsid w:val="79803324"/>
    <w:rsid w:val="798B2BEF"/>
    <w:rsid w:val="7992B6BD"/>
    <w:rsid w:val="79976C35"/>
    <w:rsid w:val="799F8359"/>
    <w:rsid w:val="79A27125"/>
    <w:rsid w:val="79A6BC22"/>
    <w:rsid w:val="79A74CEC"/>
    <w:rsid w:val="79AF8B55"/>
    <w:rsid w:val="79B38735"/>
    <w:rsid w:val="79B4D321"/>
    <w:rsid w:val="79B9D3AA"/>
    <w:rsid w:val="79BAEDCD"/>
    <w:rsid w:val="79BCA9BD"/>
    <w:rsid w:val="79BCBCF8"/>
    <w:rsid w:val="79C33C71"/>
    <w:rsid w:val="79C41526"/>
    <w:rsid w:val="79C79206"/>
    <w:rsid w:val="79D2CB8A"/>
    <w:rsid w:val="79D5AC5B"/>
    <w:rsid w:val="79DE3D02"/>
    <w:rsid w:val="79EB412B"/>
    <w:rsid w:val="79EC7FED"/>
    <w:rsid w:val="79EFAEC7"/>
    <w:rsid w:val="79F01D5C"/>
    <w:rsid w:val="7A07AE0D"/>
    <w:rsid w:val="7A111A3D"/>
    <w:rsid w:val="7A1745B6"/>
    <w:rsid w:val="7A20FB71"/>
    <w:rsid w:val="7A22F07D"/>
    <w:rsid w:val="7A26198E"/>
    <w:rsid w:val="7A284AC8"/>
    <w:rsid w:val="7A2E686A"/>
    <w:rsid w:val="7A2F06A0"/>
    <w:rsid w:val="7A2FAEC2"/>
    <w:rsid w:val="7A37F5F7"/>
    <w:rsid w:val="7A3C9FA9"/>
    <w:rsid w:val="7A430C59"/>
    <w:rsid w:val="7A43B5D7"/>
    <w:rsid w:val="7A49D87F"/>
    <w:rsid w:val="7A4D8C31"/>
    <w:rsid w:val="7A51A4C8"/>
    <w:rsid w:val="7A5CD64E"/>
    <w:rsid w:val="7A619135"/>
    <w:rsid w:val="7A61C44E"/>
    <w:rsid w:val="7A663C41"/>
    <w:rsid w:val="7A77D220"/>
    <w:rsid w:val="7A79CED4"/>
    <w:rsid w:val="7A7B8D56"/>
    <w:rsid w:val="7A7BD38E"/>
    <w:rsid w:val="7A7E94D3"/>
    <w:rsid w:val="7A8173E1"/>
    <w:rsid w:val="7A8C82B7"/>
    <w:rsid w:val="7A8D42FD"/>
    <w:rsid w:val="7A97F907"/>
    <w:rsid w:val="7A9B8C47"/>
    <w:rsid w:val="7AA2C8BE"/>
    <w:rsid w:val="7AA4AA57"/>
    <w:rsid w:val="7AAF938A"/>
    <w:rsid w:val="7AB0C7E9"/>
    <w:rsid w:val="7AB1B09A"/>
    <w:rsid w:val="7AB539B5"/>
    <w:rsid w:val="7ABED31C"/>
    <w:rsid w:val="7AE071CA"/>
    <w:rsid w:val="7AE3B1C0"/>
    <w:rsid w:val="7AEF8DE5"/>
    <w:rsid w:val="7B066529"/>
    <w:rsid w:val="7B15E0CC"/>
    <w:rsid w:val="7B164C44"/>
    <w:rsid w:val="7B16C889"/>
    <w:rsid w:val="7B2121BB"/>
    <w:rsid w:val="7B226CD2"/>
    <w:rsid w:val="7B2B884A"/>
    <w:rsid w:val="7B2FEB75"/>
    <w:rsid w:val="7B3EA12D"/>
    <w:rsid w:val="7B438C45"/>
    <w:rsid w:val="7B4AFABD"/>
    <w:rsid w:val="7B4E9313"/>
    <w:rsid w:val="7B52D84A"/>
    <w:rsid w:val="7B5437B6"/>
    <w:rsid w:val="7B5E4AF8"/>
    <w:rsid w:val="7B5E5C27"/>
    <w:rsid w:val="7B5F2575"/>
    <w:rsid w:val="7B691AE6"/>
    <w:rsid w:val="7B6C78AB"/>
    <w:rsid w:val="7B6D954B"/>
    <w:rsid w:val="7B6D97E9"/>
    <w:rsid w:val="7B7011C0"/>
    <w:rsid w:val="7B766948"/>
    <w:rsid w:val="7B7F7B61"/>
    <w:rsid w:val="7B801136"/>
    <w:rsid w:val="7B88690D"/>
    <w:rsid w:val="7B8AE373"/>
    <w:rsid w:val="7B8AEFC1"/>
    <w:rsid w:val="7B90EA77"/>
    <w:rsid w:val="7B91760D"/>
    <w:rsid w:val="7B99AE5F"/>
    <w:rsid w:val="7B99F125"/>
    <w:rsid w:val="7B9CEE8F"/>
    <w:rsid w:val="7B9F35C4"/>
    <w:rsid w:val="7B9FE12D"/>
    <w:rsid w:val="7BA3E3B7"/>
    <w:rsid w:val="7BA7E681"/>
    <w:rsid w:val="7BA9ABA0"/>
    <w:rsid w:val="7BB0DABE"/>
    <w:rsid w:val="7BC51638"/>
    <w:rsid w:val="7BC72EBF"/>
    <w:rsid w:val="7BC9B3A4"/>
    <w:rsid w:val="7BD2D9E9"/>
    <w:rsid w:val="7BDB26FE"/>
    <w:rsid w:val="7BE444B0"/>
    <w:rsid w:val="7BE61EF8"/>
    <w:rsid w:val="7BECD729"/>
    <w:rsid w:val="7BFC2435"/>
    <w:rsid w:val="7BFE4F4E"/>
    <w:rsid w:val="7C040977"/>
    <w:rsid w:val="7C097FA3"/>
    <w:rsid w:val="7C09FED2"/>
    <w:rsid w:val="7C121105"/>
    <w:rsid w:val="7C1A2DAE"/>
    <w:rsid w:val="7C1C5FF3"/>
    <w:rsid w:val="7C1EC5E7"/>
    <w:rsid w:val="7C266060"/>
    <w:rsid w:val="7C292993"/>
    <w:rsid w:val="7C2B33D7"/>
    <w:rsid w:val="7C3182DE"/>
    <w:rsid w:val="7C33E13E"/>
    <w:rsid w:val="7C378505"/>
    <w:rsid w:val="7C3D3DA0"/>
    <w:rsid w:val="7C423E7A"/>
    <w:rsid w:val="7C4527F7"/>
    <w:rsid w:val="7C532CCC"/>
    <w:rsid w:val="7C55394F"/>
    <w:rsid w:val="7C582AC9"/>
    <w:rsid w:val="7C5A27EF"/>
    <w:rsid w:val="7C5B4FDB"/>
    <w:rsid w:val="7C62D031"/>
    <w:rsid w:val="7C63E137"/>
    <w:rsid w:val="7C652162"/>
    <w:rsid w:val="7C6FA811"/>
    <w:rsid w:val="7C73EE32"/>
    <w:rsid w:val="7C769E2F"/>
    <w:rsid w:val="7C817745"/>
    <w:rsid w:val="7C9617DA"/>
    <w:rsid w:val="7C99845D"/>
    <w:rsid w:val="7C9A2AA7"/>
    <w:rsid w:val="7CA61ABA"/>
    <w:rsid w:val="7CAC0B3B"/>
    <w:rsid w:val="7CB9C4A7"/>
    <w:rsid w:val="7CC5B73C"/>
    <w:rsid w:val="7CCD039D"/>
    <w:rsid w:val="7CCF5BC2"/>
    <w:rsid w:val="7CD3B077"/>
    <w:rsid w:val="7CD51885"/>
    <w:rsid w:val="7CDB0FDE"/>
    <w:rsid w:val="7CDB30FC"/>
    <w:rsid w:val="7CDD2C2E"/>
    <w:rsid w:val="7CE275DB"/>
    <w:rsid w:val="7CEA2B26"/>
    <w:rsid w:val="7CED266D"/>
    <w:rsid w:val="7CEF912A"/>
    <w:rsid w:val="7CF48756"/>
    <w:rsid w:val="7CF63291"/>
    <w:rsid w:val="7CF9C42E"/>
    <w:rsid w:val="7CFBF5D1"/>
    <w:rsid w:val="7D03D942"/>
    <w:rsid w:val="7D04D9D8"/>
    <w:rsid w:val="7D0542C2"/>
    <w:rsid w:val="7D084110"/>
    <w:rsid w:val="7D0C5685"/>
    <w:rsid w:val="7D110609"/>
    <w:rsid w:val="7D14F2F8"/>
    <w:rsid w:val="7D1D1E71"/>
    <w:rsid w:val="7D1D3811"/>
    <w:rsid w:val="7D1F9D6A"/>
    <w:rsid w:val="7D214B03"/>
    <w:rsid w:val="7D231EA7"/>
    <w:rsid w:val="7D4B81E1"/>
    <w:rsid w:val="7D4FBE53"/>
    <w:rsid w:val="7D54534E"/>
    <w:rsid w:val="7D57B19F"/>
    <w:rsid w:val="7D57E64C"/>
    <w:rsid w:val="7D58E79D"/>
    <w:rsid w:val="7D6348C3"/>
    <w:rsid w:val="7D6AAFE4"/>
    <w:rsid w:val="7D6E1FC3"/>
    <w:rsid w:val="7D7085C9"/>
    <w:rsid w:val="7D755028"/>
    <w:rsid w:val="7D84AEA5"/>
    <w:rsid w:val="7D9A1BA6"/>
    <w:rsid w:val="7D9EC5E7"/>
    <w:rsid w:val="7DA1E086"/>
    <w:rsid w:val="7DA3620F"/>
    <w:rsid w:val="7DAE2AD5"/>
    <w:rsid w:val="7DB2235B"/>
    <w:rsid w:val="7DB35EB8"/>
    <w:rsid w:val="7DB8086A"/>
    <w:rsid w:val="7DC03AC7"/>
    <w:rsid w:val="7DC8E7A6"/>
    <w:rsid w:val="7DCB9A8D"/>
    <w:rsid w:val="7DCD0B35"/>
    <w:rsid w:val="7DCFC68C"/>
    <w:rsid w:val="7DD41524"/>
    <w:rsid w:val="7DD59D92"/>
    <w:rsid w:val="7DDA6429"/>
    <w:rsid w:val="7DDD3E28"/>
    <w:rsid w:val="7DDF3506"/>
    <w:rsid w:val="7DE06903"/>
    <w:rsid w:val="7DE2E8DB"/>
    <w:rsid w:val="7DE6730E"/>
    <w:rsid w:val="7DF2776F"/>
    <w:rsid w:val="7DFBD053"/>
    <w:rsid w:val="7DFD1988"/>
    <w:rsid w:val="7E041ECD"/>
    <w:rsid w:val="7E05441E"/>
    <w:rsid w:val="7E17CBAB"/>
    <w:rsid w:val="7E18C64F"/>
    <w:rsid w:val="7E19BD9D"/>
    <w:rsid w:val="7E1FC9FE"/>
    <w:rsid w:val="7E23DBFA"/>
    <w:rsid w:val="7E249D92"/>
    <w:rsid w:val="7E2705AB"/>
    <w:rsid w:val="7E299BBE"/>
    <w:rsid w:val="7E32C177"/>
    <w:rsid w:val="7E331375"/>
    <w:rsid w:val="7E4574B5"/>
    <w:rsid w:val="7E4647A4"/>
    <w:rsid w:val="7E511131"/>
    <w:rsid w:val="7E588AFF"/>
    <w:rsid w:val="7E5B2D0E"/>
    <w:rsid w:val="7E6CCCBF"/>
    <w:rsid w:val="7E6F0906"/>
    <w:rsid w:val="7E705999"/>
    <w:rsid w:val="7E7463E3"/>
    <w:rsid w:val="7E7C51C3"/>
    <w:rsid w:val="7E825A77"/>
    <w:rsid w:val="7E874099"/>
    <w:rsid w:val="7E97D9BF"/>
    <w:rsid w:val="7E9C5B1C"/>
    <w:rsid w:val="7EA030D0"/>
    <w:rsid w:val="7EA3B0A7"/>
    <w:rsid w:val="7EA5D5D4"/>
    <w:rsid w:val="7EAF2786"/>
    <w:rsid w:val="7EB430C4"/>
    <w:rsid w:val="7EC005F2"/>
    <w:rsid w:val="7EC0DCA1"/>
    <w:rsid w:val="7EC5139F"/>
    <w:rsid w:val="7EC96978"/>
    <w:rsid w:val="7ECB0898"/>
    <w:rsid w:val="7ECC59F4"/>
    <w:rsid w:val="7ED2903C"/>
    <w:rsid w:val="7EDD763C"/>
    <w:rsid w:val="7EDE7D4C"/>
    <w:rsid w:val="7EE0503D"/>
    <w:rsid w:val="7EE65FE1"/>
    <w:rsid w:val="7EEBADBB"/>
    <w:rsid w:val="7EF3B4BE"/>
    <w:rsid w:val="7EFC460D"/>
    <w:rsid w:val="7F0C562A"/>
    <w:rsid w:val="7F11FD12"/>
    <w:rsid w:val="7F12E311"/>
    <w:rsid w:val="7F13FF70"/>
    <w:rsid w:val="7F2E4F8D"/>
    <w:rsid w:val="7F3D2DCC"/>
    <w:rsid w:val="7F4BAC07"/>
    <w:rsid w:val="7F55B972"/>
    <w:rsid w:val="7F5A12BC"/>
    <w:rsid w:val="7F61C4C4"/>
    <w:rsid w:val="7F62B14C"/>
    <w:rsid w:val="7F738A1D"/>
    <w:rsid w:val="7F73FAA8"/>
    <w:rsid w:val="7F7E4636"/>
    <w:rsid w:val="7F831B41"/>
    <w:rsid w:val="7F86AACA"/>
    <w:rsid w:val="7F8749EB"/>
    <w:rsid w:val="7F89757A"/>
    <w:rsid w:val="7F8A8C67"/>
    <w:rsid w:val="7F8C1724"/>
    <w:rsid w:val="7F97719D"/>
    <w:rsid w:val="7F998755"/>
    <w:rsid w:val="7F9999A7"/>
    <w:rsid w:val="7F9BC4B6"/>
    <w:rsid w:val="7F9D0B51"/>
    <w:rsid w:val="7F9FE0BE"/>
    <w:rsid w:val="7FA13E79"/>
    <w:rsid w:val="7FA739BE"/>
    <w:rsid w:val="7FB8138C"/>
    <w:rsid w:val="7FBF5C25"/>
    <w:rsid w:val="7FC698B4"/>
    <w:rsid w:val="7FCCA984"/>
    <w:rsid w:val="7FD8C2B2"/>
    <w:rsid w:val="7FDD2A5F"/>
    <w:rsid w:val="7FE15A8B"/>
    <w:rsid w:val="7FEC2879"/>
    <w:rsid w:val="7FF2AE18"/>
    <w:rsid w:val="7FF6B548"/>
    <w:rsid w:val="7FFA83A6"/>
    <w:rsid w:val="7FFAA460"/>
    <w:rsid w:val="7FFC7C70"/>
    <w:rsid w:val="7FFD7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74DB88"/>
  <w14:defaultImageDpi w14:val="330"/>
  <w15:docId w15:val="{9FB7C142-09E1-4381-B2CD-019C0F7E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in-Use"/>
    <w:rsid w:val="004E77A6"/>
    <w:pPr>
      <w:spacing w:afterLines="40" w:after="96" w:line="288" w:lineRule="auto"/>
      <w:contextualSpacing/>
    </w:pPr>
    <w:rPr>
      <w:color w:val="000000"/>
      <w:szCs w:val="24"/>
    </w:rPr>
  </w:style>
  <w:style w:type="paragraph" w:styleId="Heading1">
    <w:name w:val="heading 1"/>
    <w:basedOn w:val="TOCHeading"/>
    <w:next w:val="BodyText"/>
    <w:link w:val="Heading1Char"/>
    <w:uiPriority w:val="9"/>
    <w:qFormat/>
    <w:rsid w:val="009D6024"/>
    <w:pPr>
      <w:spacing w:afterLines="0" w:after="0" w:line="240" w:lineRule="auto"/>
      <w:ind w:left="187"/>
      <w:contextualSpacing w:val="0"/>
      <w:jc w:val="right"/>
    </w:pPr>
    <w:rPr>
      <w:rFonts w:ascii="Franklin Gothic Demi Cond" w:hAnsi="Franklin Gothic Demi Cond"/>
      <w:b w:val="0"/>
      <w:color w:val="075056"/>
      <w:sz w:val="36"/>
      <w:szCs w:val="36"/>
    </w:rPr>
  </w:style>
  <w:style w:type="paragraph" w:styleId="Heading2">
    <w:name w:val="heading 2"/>
    <w:basedOn w:val="BodyText"/>
    <w:next w:val="BodyText"/>
    <w:link w:val="Heading2Char"/>
    <w:autoRedefine/>
    <w:uiPriority w:val="9"/>
    <w:unhideWhenUsed/>
    <w:qFormat/>
    <w:rsid w:val="0028323C"/>
    <w:pPr>
      <w:keepNext/>
      <w:keepLines/>
      <w:spacing w:afterLines="0" w:after="120" w:line="240" w:lineRule="auto"/>
      <w:ind w:left="180"/>
      <w:outlineLvl w:val="1"/>
    </w:pPr>
    <w:rPr>
      <w:rFonts w:asciiTheme="majorHAnsi" w:eastAsiaTheme="majorEastAsia" w:hAnsiTheme="majorHAnsi"/>
      <w:b/>
      <w:sz w:val="32"/>
      <w:szCs w:val="32"/>
    </w:rPr>
  </w:style>
  <w:style w:type="paragraph" w:styleId="Heading3">
    <w:name w:val="heading 3"/>
    <w:basedOn w:val="BodyText2"/>
    <w:next w:val="BodyText2"/>
    <w:link w:val="Heading3Char"/>
    <w:autoRedefine/>
    <w:uiPriority w:val="9"/>
    <w:unhideWhenUsed/>
    <w:qFormat/>
    <w:rsid w:val="002A133C"/>
    <w:pPr>
      <w:spacing w:before="120" w:line="276" w:lineRule="auto"/>
      <w:ind w:left="720"/>
      <w:outlineLvl w:val="2"/>
    </w:pPr>
    <w:rPr>
      <w:rFonts w:asciiTheme="majorHAnsi" w:eastAsiaTheme="majorEastAsia" w:hAnsiTheme="majorHAnsi"/>
      <w:b/>
      <w:bCs/>
      <w:color w:val="CC1F20" w:themeColor="text2"/>
      <w:sz w:val="28"/>
      <w:szCs w:val="32"/>
    </w:rPr>
  </w:style>
  <w:style w:type="paragraph" w:styleId="Heading4">
    <w:name w:val="heading 4"/>
    <w:basedOn w:val="BodyText2"/>
    <w:next w:val="BodyText2"/>
    <w:link w:val="Heading4Char"/>
    <w:autoRedefine/>
    <w:uiPriority w:val="9"/>
    <w:unhideWhenUsed/>
    <w:qFormat/>
    <w:rsid w:val="00903700"/>
    <w:pPr>
      <w:keepNext/>
      <w:keepLines/>
      <w:spacing w:before="200"/>
      <w:ind w:left="720"/>
      <w:outlineLvl w:val="3"/>
    </w:pPr>
    <w:rPr>
      <w:rFonts w:asciiTheme="majorHAnsi" w:eastAsiaTheme="majorEastAsia" w:hAnsiTheme="majorHAnsi"/>
      <w:b/>
      <w:sz w:val="28"/>
      <w:szCs w:val="28"/>
    </w:rPr>
  </w:style>
  <w:style w:type="paragraph" w:styleId="Heading5">
    <w:name w:val="heading 5"/>
    <w:basedOn w:val="BodyText3"/>
    <w:next w:val="BodyText3"/>
    <w:link w:val="Heading5Char"/>
    <w:autoRedefine/>
    <w:uiPriority w:val="9"/>
    <w:unhideWhenUsed/>
    <w:qFormat/>
    <w:rsid w:val="00903700"/>
    <w:pPr>
      <w:spacing w:before="200"/>
      <w:outlineLvl w:val="4"/>
    </w:pPr>
    <w:rPr>
      <w:rFonts w:asciiTheme="majorHAnsi" w:eastAsiaTheme="majorEastAsia" w:hAnsiTheme="majorHAnsi"/>
      <w:b/>
      <w:bCs/>
      <w:color w:val="DE2728" w:themeColor="text2" w:themeTint="E6"/>
      <w:sz w:val="24"/>
    </w:rPr>
  </w:style>
  <w:style w:type="paragraph" w:styleId="Heading6">
    <w:name w:val="heading 6"/>
    <w:basedOn w:val="BodyText3"/>
    <w:next w:val="BodyText3"/>
    <w:link w:val="Heading6Char"/>
    <w:uiPriority w:val="9"/>
    <w:unhideWhenUsed/>
    <w:qFormat/>
    <w:rsid w:val="00903700"/>
    <w:pPr>
      <w:spacing w:before="200"/>
      <w:outlineLvl w:val="5"/>
    </w:pPr>
    <w:rPr>
      <w:rFonts w:asciiTheme="majorHAnsi" w:eastAsiaTheme="majorEastAsia" w:hAnsiTheme="majorHAnsi"/>
      <w:b/>
      <w:bCs/>
      <w:i/>
      <w:iCs/>
      <w:color w:val="auto"/>
      <w:sz w:val="24"/>
    </w:rPr>
  </w:style>
  <w:style w:type="paragraph" w:styleId="Heading7">
    <w:name w:val="heading 7"/>
    <w:basedOn w:val="Normal"/>
    <w:next w:val="Normal"/>
    <w:link w:val="Heading7Char"/>
    <w:uiPriority w:val="9"/>
    <w:unhideWhenUsed/>
    <w:rsid w:val="008A6D1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8A6D1A"/>
    <w:pPr>
      <w:keepNext/>
      <w:keepLines/>
      <w:spacing w:before="200"/>
      <w:outlineLvl w:val="7"/>
    </w:pPr>
    <w:rPr>
      <w:rFonts w:asciiTheme="majorHAnsi" w:eastAsiaTheme="majorEastAsia" w:hAnsiTheme="majorHAnsi" w:cstheme="majorBidi"/>
      <w:color w:val="8D0E11" w:themeColor="accent1"/>
      <w:sz w:val="20"/>
      <w:szCs w:val="20"/>
    </w:rPr>
  </w:style>
  <w:style w:type="paragraph" w:styleId="Heading9">
    <w:name w:val="heading 9"/>
    <w:basedOn w:val="Normal"/>
    <w:next w:val="Normal"/>
    <w:link w:val="Heading9Char"/>
    <w:uiPriority w:val="9"/>
    <w:semiHidden/>
    <w:unhideWhenUsed/>
    <w:qFormat/>
    <w:rsid w:val="008A6D1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024"/>
    <w:rPr>
      <w:rFonts w:ascii="Franklin Gothic Demi Cond" w:eastAsiaTheme="majorEastAsia" w:hAnsi="Franklin Gothic Demi Cond" w:cs="Arial"/>
      <w:bCs/>
      <w:color w:val="075056"/>
      <w:sz w:val="36"/>
      <w:szCs w:val="36"/>
    </w:rPr>
  </w:style>
  <w:style w:type="character" w:customStyle="1" w:styleId="Heading2Char">
    <w:name w:val="Heading 2 Char"/>
    <w:basedOn w:val="DefaultParagraphFont"/>
    <w:link w:val="Heading2"/>
    <w:uiPriority w:val="9"/>
    <w:rsid w:val="0028323C"/>
    <w:rPr>
      <w:rFonts w:asciiTheme="majorHAnsi" w:eastAsiaTheme="majorEastAsia" w:hAnsiTheme="majorHAnsi" w:cs="Arial"/>
      <w:b/>
      <w:color w:val="010101" w:themeColor="text1"/>
      <w:sz w:val="32"/>
      <w:szCs w:val="32"/>
    </w:rPr>
  </w:style>
  <w:style w:type="character" w:customStyle="1" w:styleId="Heading3Char">
    <w:name w:val="Heading 3 Char"/>
    <w:basedOn w:val="DefaultParagraphFont"/>
    <w:link w:val="Heading3"/>
    <w:uiPriority w:val="9"/>
    <w:rsid w:val="002A133C"/>
    <w:rPr>
      <w:rFonts w:asciiTheme="majorHAnsi" w:eastAsiaTheme="majorEastAsia" w:hAnsiTheme="majorHAnsi" w:cs="Arial"/>
      <w:b/>
      <w:bCs/>
      <w:color w:val="CC1F20" w:themeColor="text2"/>
      <w:sz w:val="28"/>
      <w:szCs w:val="32"/>
    </w:rPr>
  </w:style>
  <w:style w:type="character" w:customStyle="1" w:styleId="Heading4Char">
    <w:name w:val="Heading 4 Char"/>
    <w:basedOn w:val="DefaultParagraphFont"/>
    <w:link w:val="Heading4"/>
    <w:uiPriority w:val="9"/>
    <w:rsid w:val="00903700"/>
    <w:rPr>
      <w:rFonts w:asciiTheme="majorHAnsi" w:eastAsiaTheme="majorEastAsia" w:hAnsiTheme="majorHAnsi" w:cs="Arial"/>
      <w:b/>
      <w:color w:val="010101" w:themeColor="text1"/>
      <w:sz w:val="28"/>
      <w:szCs w:val="28"/>
    </w:rPr>
  </w:style>
  <w:style w:type="character" w:customStyle="1" w:styleId="Heading5Char">
    <w:name w:val="Heading 5 Char"/>
    <w:basedOn w:val="DefaultParagraphFont"/>
    <w:link w:val="Heading5"/>
    <w:uiPriority w:val="9"/>
    <w:rsid w:val="00903700"/>
    <w:rPr>
      <w:rFonts w:asciiTheme="majorHAnsi" w:eastAsiaTheme="majorEastAsia" w:hAnsiTheme="majorHAnsi" w:cs="Arial"/>
      <w:b/>
      <w:bCs/>
      <w:color w:val="DE2728" w:themeColor="text2" w:themeTint="E6"/>
      <w:sz w:val="24"/>
      <w:szCs w:val="24"/>
    </w:rPr>
  </w:style>
  <w:style w:type="character" w:customStyle="1" w:styleId="Heading6Char">
    <w:name w:val="Heading 6 Char"/>
    <w:basedOn w:val="DefaultParagraphFont"/>
    <w:link w:val="Heading6"/>
    <w:uiPriority w:val="9"/>
    <w:rsid w:val="00903700"/>
    <w:rPr>
      <w:rFonts w:asciiTheme="majorHAnsi" w:eastAsiaTheme="majorEastAsia" w:hAnsiTheme="majorHAnsi" w:cs="Arial"/>
      <w:b/>
      <w:bCs/>
      <w:i/>
      <w:iCs/>
      <w:sz w:val="24"/>
      <w:szCs w:val="24"/>
    </w:rPr>
  </w:style>
  <w:style w:type="character" w:customStyle="1" w:styleId="Heading7Char">
    <w:name w:val="Heading 7 Char"/>
    <w:basedOn w:val="DefaultParagraphFont"/>
    <w:link w:val="Heading7"/>
    <w:uiPriority w:val="9"/>
    <w:rsid w:val="008A6D1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A6D1A"/>
    <w:rPr>
      <w:rFonts w:asciiTheme="majorHAnsi" w:eastAsiaTheme="majorEastAsia" w:hAnsiTheme="majorHAnsi" w:cstheme="majorBidi"/>
      <w:color w:val="8D0E11" w:themeColor="accent1"/>
      <w:sz w:val="20"/>
      <w:szCs w:val="20"/>
    </w:rPr>
  </w:style>
  <w:style w:type="character" w:customStyle="1" w:styleId="Heading9Char">
    <w:name w:val="Heading 9 Char"/>
    <w:basedOn w:val="DefaultParagraphFont"/>
    <w:link w:val="Heading9"/>
    <w:uiPriority w:val="9"/>
    <w:semiHidden/>
    <w:rsid w:val="008A6D1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8A6D1A"/>
    <w:rPr>
      <w:b/>
      <w:bCs/>
      <w:color w:val="8D0E11" w:themeColor="accent1"/>
      <w:sz w:val="18"/>
      <w:szCs w:val="18"/>
    </w:rPr>
  </w:style>
  <w:style w:type="paragraph" w:styleId="TOCHeading">
    <w:name w:val="TOC Heading"/>
    <w:basedOn w:val="Normal"/>
    <w:next w:val="Normal"/>
    <w:uiPriority w:val="39"/>
    <w:unhideWhenUsed/>
    <w:qFormat/>
    <w:rsid w:val="008346C5"/>
    <w:pPr>
      <w:spacing w:line="276" w:lineRule="auto"/>
      <w:outlineLvl w:val="0"/>
    </w:pPr>
    <w:rPr>
      <w:rFonts w:asciiTheme="majorHAnsi" w:eastAsiaTheme="majorEastAsia" w:hAnsiTheme="majorHAnsi" w:cs="Arial"/>
      <w:b/>
      <w:bCs/>
      <w:color w:val="CC1F20" w:themeColor="text2"/>
      <w:sz w:val="56"/>
      <w:szCs w:val="56"/>
    </w:rPr>
  </w:style>
  <w:style w:type="paragraph" w:styleId="BalloonText">
    <w:name w:val="Balloon Text"/>
    <w:basedOn w:val="Normal"/>
    <w:link w:val="BalloonTextChar"/>
    <w:uiPriority w:val="99"/>
    <w:semiHidden/>
    <w:unhideWhenUsed/>
    <w:rsid w:val="00E703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0371"/>
    <w:rPr>
      <w:rFonts w:ascii="Lucida Grande" w:hAnsi="Lucida Grande" w:cs="Lucida Grande"/>
      <w:color w:val="707170"/>
      <w:sz w:val="18"/>
      <w:szCs w:val="18"/>
    </w:rPr>
  </w:style>
  <w:style w:type="paragraph" w:styleId="TOC3">
    <w:name w:val="toc 3"/>
    <w:basedOn w:val="Normal"/>
    <w:next w:val="Normal"/>
    <w:autoRedefine/>
    <w:uiPriority w:val="39"/>
    <w:unhideWhenUsed/>
    <w:rsid w:val="003A3D36"/>
    <w:pPr>
      <w:tabs>
        <w:tab w:val="right" w:leader="dot" w:pos="10790"/>
      </w:tabs>
      <w:spacing w:after="0"/>
      <w:ind w:left="440"/>
    </w:pPr>
    <w:rPr>
      <w:rFonts w:cs="Arial"/>
      <w:noProof/>
      <w:color w:val="010101" w:themeColor="text1"/>
      <w:szCs w:val="22"/>
    </w:rPr>
  </w:style>
  <w:style w:type="paragraph" w:styleId="TOC1">
    <w:name w:val="toc 1"/>
    <w:basedOn w:val="Normal"/>
    <w:next w:val="Normal"/>
    <w:autoRedefine/>
    <w:uiPriority w:val="39"/>
    <w:unhideWhenUsed/>
    <w:rsid w:val="003A3D36"/>
    <w:pPr>
      <w:tabs>
        <w:tab w:val="right" w:leader="dot" w:pos="10790"/>
      </w:tabs>
      <w:spacing w:before="120" w:after="0"/>
    </w:pPr>
    <w:rPr>
      <w:rFonts w:cs="Arial"/>
      <w:noProof/>
      <w:color w:val="010101" w:themeColor="text1"/>
      <w:sz w:val="24"/>
    </w:rPr>
  </w:style>
  <w:style w:type="paragraph" w:styleId="TOC2">
    <w:name w:val="toc 2"/>
    <w:basedOn w:val="Normal"/>
    <w:next w:val="Normal"/>
    <w:autoRedefine/>
    <w:uiPriority w:val="39"/>
    <w:unhideWhenUsed/>
    <w:rsid w:val="003A3D36"/>
    <w:pPr>
      <w:tabs>
        <w:tab w:val="right" w:leader="dot" w:pos="10790"/>
      </w:tabs>
      <w:spacing w:after="0"/>
      <w:ind w:left="220"/>
    </w:pPr>
    <w:rPr>
      <w:rFonts w:cs="Arial"/>
      <w:noProof/>
      <w:color w:val="010101" w:themeColor="text1"/>
      <w:szCs w:val="22"/>
    </w:rPr>
  </w:style>
  <w:style w:type="paragraph" w:styleId="TOC4">
    <w:name w:val="toc 4"/>
    <w:basedOn w:val="Normal"/>
    <w:next w:val="Normal"/>
    <w:autoRedefine/>
    <w:uiPriority w:val="39"/>
    <w:unhideWhenUsed/>
    <w:rsid w:val="00607391"/>
    <w:pPr>
      <w:tabs>
        <w:tab w:val="right" w:leader="dot" w:pos="10790"/>
      </w:tabs>
      <w:spacing w:after="0"/>
      <w:ind w:left="660"/>
    </w:pPr>
    <w:rPr>
      <w:rFonts w:cs="Arial"/>
      <w:noProof/>
      <w:color w:val="010101" w:themeColor="text1"/>
      <w:sz w:val="20"/>
      <w:szCs w:val="20"/>
    </w:rPr>
  </w:style>
  <w:style w:type="paragraph" w:styleId="TOC5">
    <w:name w:val="toc 5"/>
    <w:basedOn w:val="Normal"/>
    <w:next w:val="Normal"/>
    <w:autoRedefine/>
    <w:uiPriority w:val="39"/>
    <w:unhideWhenUsed/>
    <w:rsid w:val="00B3795A"/>
    <w:pPr>
      <w:tabs>
        <w:tab w:val="right" w:leader="dot" w:pos="10790"/>
      </w:tabs>
      <w:spacing w:after="0"/>
      <w:ind w:left="880"/>
    </w:pPr>
    <w:rPr>
      <w:rFonts w:ascii="Arial" w:hAnsi="Arial" w:cs="Arial"/>
      <w:noProof/>
      <w:sz w:val="20"/>
      <w:szCs w:val="20"/>
    </w:rPr>
  </w:style>
  <w:style w:type="paragraph" w:styleId="TOC6">
    <w:name w:val="toc 6"/>
    <w:basedOn w:val="Normal"/>
    <w:next w:val="Normal"/>
    <w:autoRedefine/>
    <w:uiPriority w:val="39"/>
    <w:unhideWhenUsed/>
    <w:rsid w:val="00B3795A"/>
    <w:pPr>
      <w:tabs>
        <w:tab w:val="right" w:leader="dot" w:pos="10790"/>
      </w:tabs>
      <w:spacing w:after="0"/>
      <w:ind w:left="1100"/>
    </w:pPr>
    <w:rPr>
      <w:rFonts w:ascii="Arial" w:hAnsi="Arial" w:cs="Arial"/>
      <w:noProof/>
      <w:sz w:val="20"/>
      <w:szCs w:val="20"/>
    </w:rPr>
  </w:style>
  <w:style w:type="paragraph" w:styleId="ListBullet">
    <w:name w:val="List Bullet"/>
    <w:basedOn w:val="Normal"/>
    <w:uiPriority w:val="99"/>
    <w:unhideWhenUsed/>
    <w:rsid w:val="00B3795A"/>
    <w:pPr>
      <w:numPr>
        <w:numId w:val="1"/>
      </w:numPr>
    </w:pPr>
    <w:rPr>
      <w:rFonts w:ascii="Arial" w:hAnsi="Arial" w:cs="Arial"/>
      <w:color w:val="404040" w:themeColor="text1" w:themeTint="BF"/>
    </w:rPr>
  </w:style>
  <w:style w:type="paragraph" w:styleId="ListBullet2">
    <w:name w:val="List Bullet 2"/>
    <w:basedOn w:val="Normal"/>
    <w:uiPriority w:val="99"/>
    <w:unhideWhenUsed/>
    <w:rsid w:val="00B3795A"/>
    <w:pPr>
      <w:widowControl w:val="0"/>
      <w:suppressLineNumbers/>
      <w:ind w:left="1296" w:hanging="288"/>
    </w:pPr>
    <w:rPr>
      <w:rFonts w:ascii="Arial" w:hAnsi="Arial" w:cs="Arial"/>
      <w:color w:val="404040" w:themeColor="text1" w:themeTint="BF"/>
    </w:rPr>
  </w:style>
  <w:style w:type="paragraph" w:styleId="ListBullet3">
    <w:name w:val="List Bullet 3"/>
    <w:basedOn w:val="Normal"/>
    <w:uiPriority w:val="99"/>
    <w:unhideWhenUsed/>
    <w:rsid w:val="00B3795A"/>
    <w:pPr>
      <w:keepNext/>
      <w:keepLines/>
      <w:ind w:left="2160" w:hanging="360"/>
    </w:pPr>
    <w:rPr>
      <w:rFonts w:ascii="Arial" w:hAnsi="Arial" w:cs="Arial"/>
      <w:color w:val="auto"/>
    </w:rPr>
  </w:style>
  <w:style w:type="paragraph" w:styleId="TableofAuthorities">
    <w:name w:val="table of authorities"/>
    <w:basedOn w:val="Normal"/>
    <w:next w:val="Normal"/>
    <w:uiPriority w:val="99"/>
    <w:unhideWhenUsed/>
    <w:rsid w:val="00516DC2"/>
    <w:pPr>
      <w:widowControl w:val="0"/>
      <w:autoSpaceDE w:val="0"/>
      <w:autoSpaceDN w:val="0"/>
      <w:spacing w:after="0"/>
    </w:pPr>
    <w:rPr>
      <w:rFonts w:ascii="Roboto Condensed" w:eastAsia="AvenirLTStd-Light" w:hAnsi="Roboto Condensed" w:cs="Calibri"/>
      <w:color w:val="FFFFFF" w:themeColor="background1"/>
      <w:sz w:val="24"/>
      <w:szCs w:val="22"/>
    </w:rPr>
  </w:style>
  <w:style w:type="character" w:styleId="Hyperlink">
    <w:name w:val="Hyperlink"/>
    <w:basedOn w:val="DefaultParagraphFont"/>
    <w:uiPriority w:val="99"/>
    <w:unhideWhenUsed/>
    <w:rsid w:val="003C4634"/>
    <w:rPr>
      <w:color w:val="CC1F20" w:themeColor="hyperlink"/>
      <w:u w:val="single"/>
    </w:rPr>
  </w:style>
  <w:style w:type="table" w:styleId="TableGrid">
    <w:name w:val="Table Grid"/>
    <w:basedOn w:val="TableNormal"/>
    <w:rsid w:val="00A24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A24277"/>
    <w:pPr>
      <w:spacing w:after="0" w:line="240" w:lineRule="auto"/>
    </w:pPr>
    <w:tblPr>
      <w:tblStyleRowBandSize w:val="1"/>
      <w:tblStyleColBandSize w:val="1"/>
      <w:tblBorders>
        <w:top w:val="single" w:sz="8" w:space="0" w:color="8C734B" w:themeColor="accent2"/>
        <w:left w:val="single" w:sz="8" w:space="0" w:color="8C734B" w:themeColor="accent2"/>
        <w:bottom w:val="single" w:sz="8" w:space="0" w:color="8C734B" w:themeColor="accent2"/>
        <w:right w:val="single" w:sz="8" w:space="0" w:color="8C734B" w:themeColor="accent2"/>
      </w:tblBorders>
    </w:tblPr>
    <w:tblStylePr w:type="firstRow">
      <w:pPr>
        <w:spacing w:before="0" w:after="0" w:line="240" w:lineRule="auto"/>
      </w:pPr>
      <w:rPr>
        <w:b/>
        <w:bCs/>
        <w:color w:val="FFFFFF" w:themeColor="background1"/>
      </w:rPr>
      <w:tblPr/>
      <w:tcPr>
        <w:shd w:val="clear" w:color="auto" w:fill="8C734B" w:themeFill="accent2"/>
      </w:tcPr>
    </w:tblStylePr>
    <w:tblStylePr w:type="lastRow">
      <w:pPr>
        <w:spacing w:before="0" w:after="0" w:line="240" w:lineRule="auto"/>
      </w:pPr>
      <w:rPr>
        <w:b/>
        <w:bCs/>
      </w:rPr>
      <w:tblPr/>
      <w:tcPr>
        <w:tcBorders>
          <w:top w:val="double" w:sz="6" w:space="0" w:color="8C734B" w:themeColor="accent2"/>
          <w:left w:val="single" w:sz="8" w:space="0" w:color="8C734B" w:themeColor="accent2"/>
          <w:bottom w:val="single" w:sz="8" w:space="0" w:color="8C734B" w:themeColor="accent2"/>
          <w:right w:val="single" w:sz="8" w:space="0" w:color="8C734B" w:themeColor="accent2"/>
        </w:tcBorders>
      </w:tcPr>
    </w:tblStylePr>
    <w:tblStylePr w:type="firstCol">
      <w:rPr>
        <w:b/>
        <w:bCs/>
      </w:rPr>
    </w:tblStylePr>
    <w:tblStylePr w:type="lastCol">
      <w:rPr>
        <w:b/>
        <w:bCs/>
      </w:rPr>
    </w:tblStylePr>
    <w:tblStylePr w:type="band1Vert">
      <w:tblPr/>
      <w:tcPr>
        <w:tcBorders>
          <w:top w:val="single" w:sz="8" w:space="0" w:color="8C734B" w:themeColor="accent2"/>
          <w:left w:val="single" w:sz="8" w:space="0" w:color="8C734B" w:themeColor="accent2"/>
          <w:bottom w:val="single" w:sz="8" w:space="0" w:color="8C734B" w:themeColor="accent2"/>
          <w:right w:val="single" w:sz="8" w:space="0" w:color="8C734B" w:themeColor="accent2"/>
        </w:tcBorders>
      </w:tcPr>
    </w:tblStylePr>
    <w:tblStylePr w:type="band1Horz">
      <w:tblPr/>
      <w:tcPr>
        <w:tcBorders>
          <w:top w:val="single" w:sz="8" w:space="0" w:color="8C734B" w:themeColor="accent2"/>
          <w:left w:val="single" w:sz="8" w:space="0" w:color="8C734B" w:themeColor="accent2"/>
          <w:bottom w:val="single" w:sz="8" w:space="0" w:color="8C734B" w:themeColor="accent2"/>
          <w:right w:val="single" w:sz="8" w:space="0" w:color="8C734B" w:themeColor="accent2"/>
        </w:tcBorders>
      </w:tcPr>
    </w:tblStylePr>
  </w:style>
  <w:style w:type="table" w:styleId="MediumShading1">
    <w:name w:val="Medium Shading 1"/>
    <w:basedOn w:val="TableNormal"/>
    <w:uiPriority w:val="63"/>
    <w:rsid w:val="00A2427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10101"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able">
    <w:name w:val="Table"/>
    <w:basedOn w:val="TableNormal"/>
    <w:uiPriority w:val="99"/>
    <w:rsid w:val="00766BCD"/>
    <w:pPr>
      <w:spacing w:after="0" w:line="240" w:lineRule="auto"/>
    </w:pPr>
    <w:rPr>
      <w:rFonts w:ascii="Univers LT Std 45 Light" w:hAnsi="Univers LT Std 45 Light"/>
      <w:sz w:val="28"/>
    </w:rPr>
    <w:tblPr>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115" w:type="dxa"/>
        <w:right w:w="0" w:type="dxa"/>
      </w:tblCellMar>
    </w:tblPr>
  </w:style>
  <w:style w:type="table" w:customStyle="1" w:styleId="Table-NoTotal">
    <w:name w:val="Table - No Total"/>
    <w:basedOn w:val="TableNormal"/>
    <w:uiPriority w:val="99"/>
    <w:rsid w:val="00766BCD"/>
    <w:pPr>
      <w:spacing w:after="0" w:line="240" w:lineRule="auto"/>
    </w:pPr>
    <w:tblPr>
      <w:tblStyleRowBandSize w:val="1"/>
    </w:tblPr>
    <w:tblStylePr w:type="firstRow">
      <w:rPr>
        <w:rFonts w:ascii="Yu Mincho" w:hAnsi="Yu Mincho"/>
        <w:b w:val="0"/>
        <w:i w:val="0"/>
        <w:color w:val="FFFFFF" w:themeColor="background1"/>
        <w:sz w:val="28"/>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A6A6A6" w:themeFill="background1" w:themeFillShade="A6"/>
      </w:tcPr>
    </w:tblStylePr>
    <w:tblStylePr w:type="band1Horz">
      <w:rPr>
        <w:rFonts w:ascii="Yu Mincho" w:hAnsi="Yu Mincho"/>
        <w:b w:val="0"/>
        <w:i w:val="0"/>
        <w:color w:val="707170"/>
        <w:sz w:val="24"/>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D9D9D9" w:themeFill="background1" w:themeFillShade="D9"/>
      </w:tcPr>
    </w:tblStylePr>
    <w:tblStylePr w:type="band2Horz">
      <w:rPr>
        <w:rFonts w:ascii="Yu Mincho" w:hAnsi="Yu Mincho"/>
        <w:b w:val="0"/>
        <w:i w:val="0"/>
        <w:color w:val="707170"/>
        <w:sz w:val="24"/>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F2F2F2" w:themeFill="background1" w:themeFillShade="F2"/>
      </w:tcPr>
    </w:tblStylePr>
  </w:style>
  <w:style w:type="table" w:customStyle="1" w:styleId="Table-Total">
    <w:name w:val="Table - Total"/>
    <w:basedOn w:val="Table-NoTotal"/>
    <w:uiPriority w:val="99"/>
    <w:rsid w:val="00B11848"/>
    <w:tblPr/>
    <w:tblStylePr w:type="firstRow">
      <w:rPr>
        <w:rFonts w:ascii="Marlett" w:hAnsi="Marlett"/>
        <w:b w:val="0"/>
        <w:i w:val="0"/>
        <w:color w:val="FFFFFF" w:themeColor="background1"/>
        <w:sz w:val="28"/>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A6A6A6" w:themeFill="background1" w:themeFillShade="A6"/>
      </w:tcPr>
    </w:tblStylePr>
    <w:tblStylePr w:type="lastRow">
      <w:rPr>
        <w:rFonts w:ascii="Marlett" w:hAnsi="Marlett"/>
        <w:b w:val="0"/>
        <w:i w:val="0"/>
        <w:color w:val="FFFFFF" w:themeColor="background1"/>
        <w:sz w:val="28"/>
      </w:rPr>
    </w:tblStylePr>
    <w:tblStylePr w:type="band1Horz">
      <w:rPr>
        <w:rFonts w:ascii="Marlett" w:hAnsi="Marlett"/>
        <w:b w:val="0"/>
        <w:i w:val="0"/>
        <w:color w:val="707170"/>
        <w:sz w:val="24"/>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D9D9D9" w:themeFill="background1" w:themeFillShade="D9"/>
      </w:tcPr>
    </w:tblStylePr>
    <w:tblStylePr w:type="band2Horz">
      <w:rPr>
        <w:rFonts w:ascii="Marlett" w:hAnsi="Marlett"/>
        <w:b w:val="0"/>
        <w:i w:val="0"/>
        <w:color w:val="707170"/>
        <w:sz w:val="24"/>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F2F2F2" w:themeFill="background1" w:themeFillShade="F2"/>
      </w:tcPr>
    </w:tblStylePr>
  </w:style>
  <w:style w:type="paragraph" w:customStyle="1" w:styleId="01MainTitleHeading">
    <w:name w:val="01. Main Title Heading"/>
    <w:basedOn w:val="Normal"/>
    <w:qFormat/>
    <w:rsid w:val="009E6DE4"/>
    <w:pPr>
      <w:spacing w:line="729" w:lineRule="exact"/>
      <w:ind w:left="1440" w:right="1440"/>
    </w:pPr>
    <w:rPr>
      <w:rFonts w:ascii="Lato Black" w:hAnsi="Lato Black" w:cs="Arial"/>
      <w:b/>
      <w:bCs/>
      <w:color w:val="010101" w:themeColor="text1"/>
      <w:sz w:val="60"/>
    </w:rPr>
  </w:style>
  <w:style w:type="paragraph" w:customStyle="1" w:styleId="SubheadtoMainTitle">
    <w:name w:val="Subhead to Main Title"/>
    <w:basedOn w:val="Normal"/>
    <w:qFormat/>
    <w:rsid w:val="00B3795A"/>
    <w:pPr>
      <w:spacing w:before="291" w:line="235" w:lineRule="auto"/>
      <w:ind w:left="1440" w:right="1440"/>
    </w:pPr>
    <w:rPr>
      <w:rFonts w:ascii="Lato" w:hAnsi="Lato"/>
      <w:color w:val="231F20"/>
      <w:sz w:val="24"/>
    </w:rPr>
  </w:style>
  <w:style w:type="character" w:styleId="PageNumber">
    <w:name w:val="page number"/>
    <w:basedOn w:val="DefaultParagraphFont"/>
    <w:uiPriority w:val="99"/>
    <w:semiHidden/>
    <w:unhideWhenUsed/>
    <w:rsid w:val="009400D7"/>
  </w:style>
  <w:style w:type="paragraph" w:customStyle="1" w:styleId="021TitlePageSummary">
    <w:name w:val="02.1. Title Page Summary"/>
    <w:basedOn w:val="Normal"/>
    <w:qFormat/>
    <w:rsid w:val="008346C5"/>
    <w:pPr>
      <w:spacing w:before="187" w:line="235" w:lineRule="auto"/>
      <w:ind w:left="1440" w:right="1440"/>
    </w:pPr>
    <w:rPr>
      <w:rFonts w:asciiTheme="majorHAnsi" w:hAnsiTheme="majorHAnsi" w:cs="Arial"/>
      <w:b/>
      <w:bCs/>
      <w:noProof/>
      <w:color w:val="010101" w:themeColor="text1"/>
      <w:sz w:val="24"/>
    </w:rPr>
  </w:style>
  <w:style w:type="paragraph" w:styleId="BodyText">
    <w:name w:val="Body Text"/>
    <w:basedOn w:val="Normal"/>
    <w:link w:val="BodyTextChar"/>
    <w:uiPriority w:val="99"/>
    <w:unhideWhenUsed/>
    <w:rsid w:val="0028323C"/>
    <w:pPr>
      <w:ind w:left="360"/>
    </w:pPr>
    <w:rPr>
      <w:rFonts w:eastAsia="AvenirLTStd-Light" w:cs="Arial"/>
      <w:color w:val="010101" w:themeColor="text1"/>
      <w:szCs w:val="22"/>
    </w:rPr>
  </w:style>
  <w:style w:type="character" w:customStyle="1" w:styleId="BodyTextChar">
    <w:name w:val="Body Text Char"/>
    <w:basedOn w:val="DefaultParagraphFont"/>
    <w:link w:val="BodyText"/>
    <w:uiPriority w:val="99"/>
    <w:rsid w:val="0028323C"/>
    <w:rPr>
      <w:rFonts w:eastAsia="AvenirLTStd-Light" w:cs="Arial"/>
      <w:color w:val="010101" w:themeColor="text1"/>
    </w:rPr>
  </w:style>
  <w:style w:type="character" w:styleId="LineNumber">
    <w:name w:val="line number"/>
    <w:basedOn w:val="DefaultParagraphFont"/>
    <w:uiPriority w:val="99"/>
    <w:semiHidden/>
    <w:unhideWhenUsed/>
    <w:rsid w:val="009F562A"/>
  </w:style>
  <w:style w:type="paragraph" w:styleId="DocumentMap">
    <w:name w:val="Document Map"/>
    <w:basedOn w:val="Normal"/>
    <w:link w:val="DocumentMapChar"/>
    <w:uiPriority w:val="99"/>
    <w:semiHidden/>
    <w:unhideWhenUsed/>
    <w:rsid w:val="007476AE"/>
    <w:pPr>
      <w:spacing w:after="0"/>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76AE"/>
    <w:rPr>
      <w:rFonts w:ascii="Lucida Grande" w:hAnsi="Lucida Grande" w:cs="Lucida Grande"/>
      <w:color w:val="7F7F7F" w:themeColor="text1" w:themeTint="80"/>
      <w:sz w:val="24"/>
      <w:szCs w:val="24"/>
    </w:rPr>
  </w:style>
  <w:style w:type="paragraph" w:styleId="CommentText">
    <w:name w:val="annotation text"/>
    <w:basedOn w:val="Normal"/>
    <w:link w:val="CommentTextChar"/>
    <w:uiPriority w:val="99"/>
    <w:unhideWhenUsed/>
    <w:rsid w:val="00F23A42"/>
    <w:rPr>
      <w:sz w:val="20"/>
      <w:szCs w:val="20"/>
    </w:rPr>
  </w:style>
  <w:style w:type="character" w:customStyle="1" w:styleId="CommentTextChar">
    <w:name w:val="Comment Text Char"/>
    <w:basedOn w:val="DefaultParagraphFont"/>
    <w:link w:val="CommentText"/>
    <w:uiPriority w:val="99"/>
    <w:rsid w:val="00F23A42"/>
    <w:rPr>
      <w:rFonts w:ascii="Helvetica Light" w:hAnsi="Helvetica Light"/>
      <w:color w:val="7F7F7F" w:themeColor="text1" w:themeTint="80"/>
      <w:sz w:val="20"/>
      <w:szCs w:val="20"/>
    </w:rPr>
  </w:style>
  <w:style w:type="table" w:styleId="LightList-Accent3">
    <w:name w:val="Light List Accent 3"/>
    <w:basedOn w:val="TableNormal"/>
    <w:uiPriority w:val="61"/>
    <w:unhideWhenUsed/>
    <w:rsid w:val="000F1755"/>
    <w:pPr>
      <w:widowControl w:val="0"/>
      <w:autoSpaceDE w:val="0"/>
      <w:autoSpaceDN w:val="0"/>
      <w:spacing w:after="0" w:line="240" w:lineRule="auto"/>
    </w:pPr>
    <w:rPr>
      <w:rFonts w:eastAsiaTheme="minorHAnsi"/>
    </w:rPr>
    <w:tblPr>
      <w:tblStyleRowBandSize w:val="1"/>
      <w:tblStyleColBandSize w:val="1"/>
      <w:tblBorders>
        <w:top w:val="single" w:sz="8" w:space="0" w:color="58595B" w:themeColor="accent3"/>
        <w:left w:val="single" w:sz="8" w:space="0" w:color="58595B" w:themeColor="accent3"/>
        <w:bottom w:val="single" w:sz="8" w:space="0" w:color="58595B" w:themeColor="accent3"/>
        <w:right w:val="single" w:sz="8" w:space="0" w:color="58595B" w:themeColor="accent3"/>
      </w:tblBorders>
    </w:tblPr>
    <w:tblStylePr w:type="firstRow">
      <w:pPr>
        <w:spacing w:before="0" w:after="0" w:line="240" w:lineRule="auto"/>
      </w:pPr>
      <w:rPr>
        <w:b/>
        <w:bCs/>
        <w:color w:val="FFFFFF" w:themeColor="background1"/>
      </w:rPr>
      <w:tblPr/>
      <w:tcPr>
        <w:shd w:val="clear" w:color="auto" w:fill="58595B" w:themeFill="accent3"/>
      </w:tcPr>
    </w:tblStylePr>
    <w:tblStylePr w:type="lastRow">
      <w:pPr>
        <w:spacing w:before="0" w:after="0" w:line="240" w:lineRule="auto"/>
      </w:pPr>
      <w:rPr>
        <w:b/>
        <w:bCs/>
      </w:rPr>
      <w:tblPr/>
      <w:tcPr>
        <w:tcBorders>
          <w:top w:val="double" w:sz="6" w:space="0" w:color="58595B" w:themeColor="accent3"/>
          <w:left w:val="single" w:sz="8" w:space="0" w:color="58595B" w:themeColor="accent3"/>
          <w:bottom w:val="single" w:sz="8" w:space="0" w:color="58595B" w:themeColor="accent3"/>
          <w:right w:val="single" w:sz="8" w:space="0" w:color="58595B" w:themeColor="accent3"/>
        </w:tcBorders>
      </w:tcPr>
    </w:tblStylePr>
    <w:tblStylePr w:type="firstCol">
      <w:rPr>
        <w:b/>
        <w:bCs/>
      </w:rPr>
    </w:tblStylePr>
    <w:tblStylePr w:type="lastCol">
      <w:rPr>
        <w:b/>
        <w:bCs/>
      </w:rPr>
    </w:tblStylePr>
    <w:tblStylePr w:type="band1Vert">
      <w:tblPr/>
      <w:tcPr>
        <w:tcBorders>
          <w:top w:val="single" w:sz="8" w:space="0" w:color="58595B" w:themeColor="accent3"/>
          <w:left w:val="single" w:sz="8" w:space="0" w:color="58595B" w:themeColor="accent3"/>
          <w:bottom w:val="single" w:sz="8" w:space="0" w:color="58595B" w:themeColor="accent3"/>
          <w:right w:val="single" w:sz="8" w:space="0" w:color="58595B" w:themeColor="accent3"/>
        </w:tcBorders>
      </w:tcPr>
    </w:tblStylePr>
    <w:tblStylePr w:type="band1Horz">
      <w:tblPr/>
      <w:tcPr>
        <w:tcBorders>
          <w:top w:val="single" w:sz="8" w:space="0" w:color="58595B" w:themeColor="accent3"/>
          <w:left w:val="single" w:sz="8" w:space="0" w:color="58595B" w:themeColor="accent3"/>
          <w:bottom w:val="single" w:sz="8" w:space="0" w:color="58595B" w:themeColor="accent3"/>
          <w:right w:val="single" w:sz="8" w:space="0" w:color="58595B" w:themeColor="accent3"/>
        </w:tcBorders>
      </w:tcPr>
    </w:tblStylePr>
  </w:style>
  <w:style w:type="paragraph" w:customStyle="1" w:styleId="TableData">
    <w:name w:val="Table Data"/>
    <w:basedOn w:val="Heading1"/>
    <w:qFormat/>
    <w:rsid w:val="000F1755"/>
    <w:rPr>
      <w:lang w:eastAsia="ja-JP"/>
    </w:rPr>
  </w:style>
  <w:style w:type="paragraph" w:customStyle="1" w:styleId="TableHeader">
    <w:name w:val="Table Header"/>
    <w:basedOn w:val="Heading3"/>
    <w:next w:val="Heading3"/>
    <w:link w:val="TableHeaderChar"/>
    <w:qFormat/>
    <w:rsid w:val="00986CC1"/>
    <w:pPr>
      <w:autoSpaceDE w:val="0"/>
      <w:autoSpaceDN w:val="0"/>
      <w:outlineLvl w:val="9"/>
    </w:pPr>
    <w:rPr>
      <w:b w:val="0"/>
      <w:color w:val="DE2728" w:themeColor="text2" w:themeTint="E6"/>
      <w:sz w:val="20"/>
      <w:szCs w:val="20"/>
      <w:lang w:eastAsia="ja-JP"/>
    </w:rPr>
  </w:style>
  <w:style w:type="paragraph" w:styleId="BodyText3">
    <w:name w:val="Body Text 3"/>
    <w:basedOn w:val="Normal"/>
    <w:link w:val="BodyText3Char"/>
    <w:uiPriority w:val="99"/>
    <w:unhideWhenUsed/>
    <w:rsid w:val="00B3795A"/>
    <w:pPr>
      <w:keepNext/>
      <w:keepLines/>
      <w:ind w:left="1440"/>
    </w:pPr>
    <w:rPr>
      <w:rFonts w:ascii="Arial" w:hAnsi="Arial" w:cs="Arial"/>
      <w:color w:val="404040" w:themeColor="text1" w:themeTint="BF"/>
    </w:rPr>
  </w:style>
  <w:style w:type="character" w:customStyle="1" w:styleId="BodyText3Char">
    <w:name w:val="Body Text 3 Char"/>
    <w:basedOn w:val="DefaultParagraphFont"/>
    <w:link w:val="BodyText3"/>
    <w:uiPriority w:val="99"/>
    <w:rsid w:val="00B3795A"/>
    <w:rPr>
      <w:rFonts w:ascii="Arial" w:hAnsi="Arial" w:cs="Arial"/>
      <w:color w:val="404040" w:themeColor="text1" w:themeTint="BF"/>
      <w:szCs w:val="24"/>
    </w:rPr>
  </w:style>
  <w:style w:type="paragraph" w:styleId="Index3">
    <w:name w:val="index 3"/>
    <w:basedOn w:val="Normal"/>
    <w:next w:val="Normal"/>
    <w:autoRedefine/>
    <w:uiPriority w:val="99"/>
    <w:semiHidden/>
    <w:unhideWhenUsed/>
    <w:rsid w:val="002C476A"/>
    <w:pPr>
      <w:spacing w:after="0"/>
      <w:ind w:left="660" w:hanging="220"/>
    </w:pPr>
  </w:style>
  <w:style w:type="paragraph" w:styleId="NormalIndent">
    <w:name w:val="Normal Indent"/>
    <w:basedOn w:val="Normal"/>
    <w:uiPriority w:val="99"/>
    <w:semiHidden/>
    <w:unhideWhenUsed/>
    <w:rsid w:val="002C476A"/>
    <w:pPr>
      <w:ind w:left="720"/>
    </w:pPr>
  </w:style>
  <w:style w:type="paragraph" w:styleId="Index1">
    <w:name w:val="index 1"/>
    <w:basedOn w:val="Normal"/>
    <w:next w:val="Normal"/>
    <w:autoRedefine/>
    <w:uiPriority w:val="99"/>
    <w:semiHidden/>
    <w:unhideWhenUsed/>
    <w:rsid w:val="002C476A"/>
    <w:pPr>
      <w:spacing w:after="0"/>
      <w:ind w:left="220" w:hanging="220"/>
    </w:pPr>
  </w:style>
  <w:style w:type="paragraph" w:styleId="BodyTextFirstIndent">
    <w:name w:val="Body Text First Indent"/>
    <w:basedOn w:val="BodyText"/>
    <w:link w:val="BodyTextFirstIndentChar"/>
    <w:uiPriority w:val="99"/>
    <w:semiHidden/>
    <w:unhideWhenUsed/>
    <w:rsid w:val="002C476A"/>
    <w:pPr>
      <w:spacing w:after="40"/>
      <w:ind w:firstLine="360"/>
    </w:pPr>
  </w:style>
  <w:style w:type="character" w:customStyle="1" w:styleId="BodyTextFirstIndentChar">
    <w:name w:val="Body Text First Indent Char"/>
    <w:basedOn w:val="BodyTextChar"/>
    <w:link w:val="BodyTextFirstIndent"/>
    <w:uiPriority w:val="99"/>
    <w:semiHidden/>
    <w:rsid w:val="002C476A"/>
    <w:rPr>
      <w:rFonts w:ascii="Helvetica Light" w:eastAsia="AvenirLTStd-Light" w:hAnsi="Helvetica Light" w:cs="Calibri"/>
      <w:color w:val="7F7F7F" w:themeColor="text1" w:themeTint="80"/>
      <w:szCs w:val="24"/>
    </w:rPr>
  </w:style>
  <w:style w:type="paragraph" w:styleId="BodyTextIndent">
    <w:name w:val="Body Text Indent"/>
    <w:basedOn w:val="Normal"/>
    <w:link w:val="BodyTextIndentChar"/>
    <w:uiPriority w:val="99"/>
    <w:semiHidden/>
    <w:unhideWhenUsed/>
    <w:rsid w:val="002C476A"/>
    <w:pPr>
      <w:spacing w:after="120"/>
      <w:ind w:left="360"/>
    </w:pPr>
  </w:style>
  <w:style w:type="character" w:customStyle="1" w:styleId="BodyTextIndentChar">
    <w:name w:val="Body Text Indent Char"/>
    <w:basedOn w:val="DefaultParagraphFont"/>
    <w:link w:val="BodyTextIndent"/>
    <w:uiPriority w:val="99"/>
    <w:semiHidden/>
    <w:rsid w:val="002C476A"/>
    <w:rPr>
      <w:rFonts w:ascii="Helvetica Light" w:hAnsi="Helvetica Light"/>
      <w:color w:val="7F7F7F" w:themeColor="text1" w:themeTint="80"/>
      <w:szCs w:val="24"/>
    </w:rPr>
  </w:style>
  <w:style w:type="paragraph" w:customStyle="1" w:styleId="TableStyle1Copy">
    <w:name w:val="Table Style 1 Copy"/>
    <w:basedOn w:val="TableData"/>
    <w:rsid w:val="008346C5"/>
    <w:pPr>
      <w:widowControl w:val="0"/>
      <w:autoSpaceDE w:val="0"/>
      <w:autoSpaceDN w:val="0"/>
      <w:spacing w:after="96"/>
      <w:jc w:val="center"/>
    </w:pPr>
    <w:rPr>
      <w:color w:val="010101" w:themeColor="text1"/>
      <w:sz w:val="22"/>
    </w:rPr>
  </w:style>
  <w:style w:type="paragraph" w:styleId="BodyTextIndent3">
    <w:name w:val="Body Text Indent 3"/>
    <w:basedOn w:val="Normal"/>
    <w:link w:val="BodyTextIndent3Char"/>
    <w:uiPriority w:val="99"/>
    <w:semiHidden/>
    <w:unhideWhenUsed/>
    <w:rsid w:val="002C476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C476A"/>
    <w:rPr>
      <w:rFonts w:ascii="Helvetica Light" w:hAnsi="Helvetica Light"/>
      <w:color w:val="7F7F7F" w:themeColor="text1" w:themeTint="80"/>
      <w:sz w:val="16"/>
      <w:szCs w:val="16"/>
    </w:rPr>
  </w:style>
  <w:style w:type="paragraph" w:styleId="BodyText2">
    <w:name w:val="Body Text 2"/>
    <w:basedOn w:val="BodyText"/>
    <w:link w:val="BodyText2Char"/>
    <w:uiPriority w:val="99"/>
    <w:unhideWhenUsed/>
    <w:rsid w:val="002137AE"/>
    <w:pPr>
      <w:spacing w:afterLines="0" w:after="0"/>
    </w:pPr>
  </w:style>
  <w:style w:type="character" w:customStyle="1" w:styleId="BodyText2Char">
    <w:name w:val="Body Text 2 Char"/>
    <w:basedOn w:val="DefaultParagraphFont"/>
    <w:link w:val="BodyText2"/>
    <w:uiPriority w:val="99"/>
    <w:rsid w:val="002137AE"/>
    <w:rPr>
      <w:rFonts w:eastAsia="AvenirLTStd-Light" w:cs="Arial"/>
      <w:color w:val="404040" w:themeColor="text1" w:themeTint="BF"/>
    </w:rPr>
  </w:style>
  <w:style w:type="paragraph" w:styleId="BodyTextIndent2">
    <w:name w:val="Body Text Indent 2"/>
    <w:basedOn w:val="Normal"/>
    <w:link w:val="BodyTextIndent2Char"/>
    <w:uiPriority w:val="99"/>
    <w:semiHidden/>
    <w:unhideWhenUsed/>
    <w:rsid w:val="002C476A"/>
    <w:pPr>
      <w:spacing w:after="120" w:line="480" w:lineRule="auto"/>
      <w:ind w:left="360"/>
    </w:pPr>
  </w:style>
  <w:style w:type="character" w:customStyle="1" w:styleId="BodyTextIndent2Char">
    <w:name w:val="Body Text Indent 2 Char"/>
    <w:basedOn w:val="DefaultParagraphFont"/>
    <w:link w:val="BodyTextIndent2"/>
    <w:uiPriority w:val="99"/>
    <w:semiHidden/>
    <w:rsid w:val="002C476A"/>
    <w:rPr>
      <w:rFonts w:ascii="Helvetica Light" w:hAnsi="Helvetica Light"/>
      <w:color w:val="7F7F7F" w:themeColor="text1" w:themeTint="80"/>
      <w:szCs w:val="24"/>
    </w:rPr>
  </w:style>
  <w:style w:type="paragraph" w:styleId="Index2">
    <w:name w:val="index 2"/>
    <w:basedOn w:val="Normal"/>
    <w:next w:val="Normal"/>
    <w:autoRedefine/>
    <w:uiPriority w:val="99"/>
    <w:semiHidden/>
    <w:unhideWhenUsed/>
    <w:rsid w:val="00612578"/>
    <w:pPr>
      <w:spacing w:after="0"/>
      <w:ind w:left="440" w:hanging="220"/>
    </w:pPr>
  </w:style>
  <w:style w:type="numbering" w:customStyle="1" w:styleId="StyleBulletedSymbolsymbolAutoLeft075Hanging025">
    <w:name w:val="Style Bulleted Symbol (symbol) Auto Left:  0.75&quot; Hanging:  0.25&quot;"/>
    <w:basedOn w:val="NoList"/>
    <w:rsid w:val="00FB7656"/>
    <w:pPr>
      <w:numPr>
        <w:numId w:val="5"/>
      </w:numPr>
    </w:pPr>
  </w:style>
  <w:style w:type="numbering" w:customStyle="1" w:styleId="StyleBulletedSymbolsymbolAutoLeft075Hanging0251">
    <w:name w:val="Style Bulleted Symbol (symbol) Auto Left:  0.75&quot; Hanging:  0.25&quot;1"/>
    <w:basedOn w:val="NoList"/>
    <w:rsid w:val="00FB7656"/>
    <w:pPr>
      <w:numPr>
        <w:numId w:val="6"/>
      </w:numPr>
    </w:pPr>
  </w:style>
  <w:style w:type="numbering" w:customStyle="1" w:styleId="StyleBulletedSymbolsymbolAutoLeft075Hanging0252">
    <w:name w:val="Style Bulleted Symbol (symbol) Auto Left:  0.75&quot; Hanging:  0.25&quot;2"/>
    <w:basedOn w:val="NoList"/>
    <w:rsid w:val="003974A9"/>
    <w:pPr>
      <w:numPr>
        <w:numId w:val="3"/>
      </w:numPr>
    </w:pPr>
  </w:style>
  <w:style w:type="numbering" w:customStyle="1" w:styleId="StyleBulletedSymbolsymbolAutoLeft075Hanging0253">
    <w:name w:val="Style Bulleted Symbol (symbol) Auto Left:  0.75&quot; Hanging:  0.25&quot;3"/>
    <w:basedOn w:val="NoList"/>
    <w:rsid w:val="003974A9"/>
    <w:pPr>
      <w:numPr>
        <w:numId w:val="4"/>
      </w:numPr>
    </w:pPr>
  </w:style>
  <w:style w:type="paragraph" w:customStyle="1" w:styleId="TableStyle1Headers">
    <w:name w:val="Table Style 1 Headers"/>
    <w:basedOn w:val="TableofAuthorities"/>
    <w:rsid w:val="002A133C"/>
    <w:pPr>
      <w:spacing w:after="96"/>
      <w:jc w:val="center"/>
    </w:pPr>
    <w:rPr>
      <w:rFonts w:asciiTheme="majorHAnsi" w:hAnsiTheme="majorHAnsi" w:cs="Arial"/>
      <w:b/>
    </w:rPr>
  </w:style>
  <w:style w:type="paragraph" w:customStyle="1" w:styleId="TableStyle2Header">
    <w:name w:val="Table Style 2 Header"/>
    <w:basedOn w:val="Normal"/>
    <w:rsid w:val="00F24090"/>
    <w:pPr>
      <w:widowControl w:val="0"/>
      <w:autoSpaceDE w:val="0"/>
      <w:autoSpaceDN w:val="0"/>
    </w:pPr>
    <w:rPr>
      <w:rFonts w:ascii="Arial" w:eastAsiaTheme="minorHAnsi" w:hAnsi="Arial" w:cs="Arial"/>
      <w:b/>
      <w:bCs/>
      <w:color w:val="404040" w:themeColor="text1" w:themeTint="BF"/>
      <w:sz w:val="24"/>
    </w:rPr>
  </w:style>
  <w:style w:type="paragraph" w:customStyle="1" w:styleId="TableStyle2Copy">
    <w:name w:val="Table Style 2 Copy"/>
    <w:basedOn w:val="Normal"/>
    <w:rsid w:val="0028323C"/>
    <w:pPr>
      <w:widowControl w:val="0"/>
      <w:autoSpaceDE w:val="0"/>
      <w:autoSpaceDN w:val="0"/>
    </w:pPr>
    <w:rPr>
      <w:rFonts w:eastAsiaTheme="minorHAnsi" w:cs="Arial"/>
      <w:color w:val="010101" w:themeColor="text1"/>
    </w:rPr>
  </w:style>
  <w:style w:type="paragraph" w:customStyle="1" w:styleId="TableStyle3Header">
    <w:name w:val="Table Style 3 Header"/>
    <w:basedOn w:val="Normal"/>
    <w:rsid w:val="00F24090"/>
    <w:pPr>
      <w:widowControl w:val="0"/>
      <w:autoSpaceDE w:val="0"/>
      <w:autoSpaceDN w:val="0"/>
      <w:jc w:val="center"/>
    </w:pPr>
    <w:rPr>
      <w:rFonts w:ascii="Arial" w:eastAsiaTheme="minorHAnsi" w:hAnsi="Arial" w:cs="Arial"/>
      <w:b/>
      <w:bCs/>
      <w:color w:val="404040" w:themeColor="text1" w:themeTint="BF"/>
    </w:rPr>
  </w:style>
  <w:style w:type="paragraph" w:customStyle="1" w:styleId="TableStyle3Copy">
    <w:name w:val="Table Style 3 Copy"/>
    <w:basedOn w:val="Normal"/>
    <w:rsid w:val="0028323C"/>
    <w:pPr>
      <w:widowControl w:val="0"/>
      <w:autoSpaceDE w:val="0"/>
      <w:autoSpaceDN w:val="0"/>
      <w:jc w:val="center"/>
    </w:pPr>
    <w:rPr>
      <w:rFonts w:eastAsiaTheme="minorHAnsi" w:cs="Arial"/>
      <w:color w:val="010101" w:themeColor="text1"/>
    </w:rPr>
  </w:style>
  <w:style w:type="paragraph" w:customStyle="1" w:styleId="TableStyle4Header">
    <w:name w:val="Table Style 4 Header"/>
    <w:basedOn w:val="Normal"/>
    <w:rsid w:val="00F24090"/>
    <w:pPr>
      <w:widowControl w:val="0"/>
      <w:autoSpaceDE w:val="0"/>
      <w:autoSpaceDN w:val="0"/>
    </w:pPr>
    <w:rPr>
      <w:rFonts w:ascii="Arial" w:eastAsiaTheme="minorHAnsi" w:hAnsi="Arial" w:cs="Arial"/>
      <w:b/>
      <w:bCs/>
      <w:color w:val="404040" w:themeColor="text1" w:themeTint="BF"/>
      <w:sz w:val="24"/>
    </w:rPr>
  </w:style>
  <w:style w:type="paragraph" w:customStyle="1" w:styleId="TableStyle4Copy">
    <w:name w:val="Table Style 4 Copy"/>
    <w:basedOn w:val="Normal"/>
    <w:rsid w:val="008346C5"/>
    <w:pPr>
      <w:widowControl w:val="0"/>
      <w:autoSpaceDE w:val="0"/>
      <w:autoSpaceDN w:val="0"/>
    </w:pPr>
    <w:rPr>
      <w:rFonts w:eastAsiaTheme="minorHAnsi" w:cs="Arial"/>
      <w:color w:val="010101" w:themeColor="text1"/>
    </w:rPr>
  </w:style>
  <w:style w:type="paragraph" w:styleId="Header">
    <w:name w:val="header"/>
    <w:basedOn w:val="Normal"/>
    <w:link w:val="HeaderChar"/>
    <w:uiPriority w:val="99"/>
    <w:unhideWhenUsed/>
    <w:rsid w:val="00490110"/>
    <w:pPr>
      <w:tabs>
        <w:tab w:val="center" w:pos="4680"/>
        <w:tab w:val="right" w:pos="9360"/>
      </w:tabs>
      <w:spacing w:after="0"/>
    </w:pPr>
  </w:style>
  <w:style w:type="character" w:customStyle="1" w:styleId="HeaderChar">
    <w:name w:val="Header Char"/>
    <w:basedOn w:val="DefaultParagraphFont"/>
    <w:link w:val="Header"/>
    <w:uiPriority w:val="99"/>
    <w:rsid w:val="00490110"/>
    <w:rPr>
      <w:rFonts w:ascii="Helvetica Light" w:hAnsi="Helvetica Light"/>
      <w:color w:val="7F7F7F" w:themeColor="text1" w:themeTint="80"/>
      <w:szCs w:val="24"/>
    </w:rPr>
  </w:style>
  <w:style w:type="paragraph" w:styleId="Footer">
    <w:name w:val="footer"/>
    <w:basedOn w:val="Normal"/>
    <w:link w:val="FooterChar"/>
    <w:uiPriority w:val="99"/>
    <w:unhideWhenUsed/>
    <w:rsid w:val="00490110"/>
    <w:pPr>
      <w:tabs>
        <w:tab w:val="center" w:pos="4680"/>
        <w:tab w:val="right" w:pos="9360"/>
      </w:tabs>
      <w:spacing w:after="0"/>
    </w:pPr>
  </w:style>
  <w:style w:type="character" w:customStyle="1" w:styleId="FooterChar">
    <w:name w:val="Footer Char"/>
    <w:basedOn w:val="DefaultParagraphFont"/>
    <w:link w:val="Footer"/>
    <w:uiPriority w:val="99"/>
    <w:rsid w:val="00490110"/>
    <w:rPr>
      <w:rFonts w:ascii="Helvetica Light" w:hAnsi="Helvetica Light"/>
      <w:color w:val="7F7F7F" w:themeColor="text1" w:themeTint="80"/>
      <w:szCs w:val="24"/>
    </w:rPr>
  </w:style>
  <w:style w:type="character" w:customStyle="1" w:styleId="ListParagraphChar">
    <w:name w:val="List Paragraph Char"/>
    <w:aliases w:val="lp1 Char,Bulleted Lists Char,Numbered Paragraph Char,XD List Paragraph Char,Bullets Char,Ref Char,Use Case List Paragraph Char,List Paragraph1 Char,Bullet List Paragraph Char,Figure_name Char,Sub bullet Char,Bullet 1 Char,b1 Char"/>
    <w:basedOn w:val="DefaultParagraphFont"/>
    <w:link w:val="ListParagraph"/>
    <w:uiPriority w:val="34"/>
    <w:locked/>
    <w:rsid w:val="00460121"/>
    <w:rPr>
      <w:rFonts w:ascii="Aptos" w:hAnsi="Aptos"/>
      <w:color w:val="010101" w:themeColor="text1"/>
      <w:sz w:val="20"/>
    </w:rPr>
  </w:style>
  <w:style w:type="paragraph" w:styleId="ListParagraph">
    <w:name w:val="List Paragraph"/>
    <w:aliases w:val="lp1,Bulleted Lists,Numbered Paragraph,XD List Paragraph,Bullets,Ref,Use Case List Paragraph,List Paragraph1,Bullet List Paragraph,Figure_name,Sub bullet,Bullet 1,Heading2,b1,Bullet for no #'s,Body Bullet,Roman List 1,Numbered,Bullet Numbe"/>
    <w:basedOn w:val="Normal"/>
    <w:link w:val="ListParagraphChar"/>
    <w:autoRedefine/>
    <w:uiPriority w:val="34"/>
    <w:qFormat/>
    <w:rsid w:val="00460121"/>
    <w:pPr>
      <w:numPr>
        <w:numId w:val="2"/>
      </w:numPr>
      <w:spacing w:afterLines="0" w:after="0"/>
      <w:ind w:left="432" w:hanging="288"/>
    </w:pPr>
    <w:rPr>
      <w:rFonts w:ascii="Aptos" w:hAnsi="Aptos"/>
      <w:color w:val="010101" w:themeColor="text1"/>
      <w:sz w:val="20"/>
      <w:szCs w:val="22"/>
    </w:rPr>
  </w:style>
  <w:style w:type="character" w:customStyle="1" w:styleId="TableHeaderChar">
    <w:name w:val="Table Header Char"/>
    <w:basedOn w:val="DefaultParagraphFont"/>
    <w:link w:val="TableHeader"/>
    <w:locked/>
    <w:rsid w:val="00061135"/>
    <w:rPr>
      <w:rFonts w:asciiTheme="majorHAnsi" w:eastAsiaTheme="majorEastAsia" w:hAnsiTheme="majorHAnsi" w:cs="Arial"/>
      <w:b/>
      <w:color w:val="DE2728" w:themeColor="text2" w:themeTint="E6"/>
      <w:sz w:val="20"/>
      <w:szCs w:val="20"/>
      <w:lang w:eastAsia="ja-JP"/>
    </w:rPr>
  </w:style>
  <w:style w:type="paragraph" w:styleId="NormalWeb">
    <w:name w:val="Normal (Web)"/>
    <w:basedOn w:val="Normal"/>
    <w:uiPriority w:val="99"/>
    <w:unhideWhenUsed/>
    <w:rsid w:val="00EF6E52"/>
    <w:pPr>
      <w:spacing w:before="100" w:beforeAutospacing="1" w:after="100" w:afterAutospacing="1"/>
    </w:pPr>
    <w:rPr>
      <w:rFonts w:ascii="Times New Roman" w:eastAsia="Times New Roman" w:hAnsi="Times New Roman" w:cs="Times New Roman"/>
      <w:color w:val="auto"/>
      <w:sz w:val="24"/>
    </w:rPr>
  </w:style>
  <w:style w:type="character" w:styleId="UnresolvedMention">
    <w:name w:val="Unresolved Mention"/>
    <w:basedOn w:val="DefaultParagraphFont"/>
    <w:uiPriority w:val="99"/>
    <w:unhideWhenUsed/>
    <w:rsid w:val="00ED4A60"/>
    <w:rPr>
      <w:color w:val="605E5C"/>
      <w:shd w:val="clear" w:color="auto" w:fill="E1DFDD"/>
    </w:rPr>
  </w:style>
  <w:style w:type="character" w:customStyle="1" w:styleId="normaltextrun">
    <w:name w:val="normaltextrun"/>
    <w:basedOn w:val="DefaultParagraphFont"/>
    <w:rsid w:val="00F60D80"/>
  </w:style>
  <w:style w:type="character" w:customStyle="1" w:styleId="eop">
    <w:name w:val="eop"/>
    <w:basedOn w:val="DefaultParagraphFont"/>
    <w:rsid w:val="00F60D80"/>
  </w:style>
  <w:style w:type="character" w:styleId="CommentReference">
    <w:name w:val="annotation reference"/>
    <w:basedOn w:val="DefaultParagraphFont"/>
    <w:uiPriority w:val="99"/>
    <w:semiHidden/>
    <w:unhideWhenUsed/>
    <w:rsid w:val="00355F80"/>
    <w:rPr>
      <w:sz w:val="16"/>
      <w:szCs w:val="16"/>
    </w:rPr>
  </w:style>
  <w:style w:type="paragraph" w:styleId="CommentSubject">
    <w:name w:val="annotation subject"/>
    <w:basedOn w:val="CommentText"/>
    <w:next w:val="CommentText"/>
    <w:link w:val="CommentSubjectChar"/>
    <w:uiPriority w:val="99"/>
    <w:semiHidden/>
    <w:unhideWhenUsed/>
    <w:rsid w:val="00355F80"/>
    <w:rPr>
      <w:b/>
      <w:bCs/>
    </w:rPr>
  </w:style>
  <w:style w:type="character" w:customStyle="1" w:styleId="CommentSubjectChar">
    <w:name w:val="Comment Subject Char"/>
    <w:basedOn w:val="CommentTextChar"/>
    <w:link w:val="CommentSubject"/>
    <w:uiPriority w:val="99"/>
    <w:semiHidden/>
    <w:rsid w:val="00355F80"/>
    <w:rPr>
      <w:rFonts w:ascii="Helvetica Light" w:hAnsi="Helvetica Light"/>
      <w:b/>
      <w:bCs/>
      <w:color w:val="7F7F7F" w:themeColor="text1" w:themeTint="80"/>
      <w:sz w:val="20"/>
      <w:szCs w:val="20"/>
    </w:rPr>
  </w:style>
  <w:style w:type="character" w:styleId="Mention">
    <w:name w:val="Mention"/>
    <w:basedOn w:val="DefaultParagraphFont"/>
    <w:uiPriority w:val="99"/>
    <w:unhideWhenUsed/>
    <w:rsid w:val="006D347F"/>
    <w:rPr>
      <w:color w:val="2B579A"/>
      <w:shd w:val="clear" w:color="auto" w:fill="E1DFDD"/>
    </w:rPr>
  </w:style>
  <w:style w:type="paragraph" w:customStyle="1" w:styleId="TableText">
    <w:name w:val="Table Text"/>
    <w:basedOn w:val="Normal"/>
    <w:qFormat/>
    <w:rsid w:val="00571C85"/>
    <w:pPr>
      <w:spacing w:before="40"/>
    </w:pPr>
    <w:rPr>
      <w:rFonts w:ascii="Arial Narrow" w:eastAsia="Times New Roman" w:hAnsi="Arial Narrow" w:cs="Times New Roman"/>
      <w:sz w:val="18"/>
      <w:szCs w:val="18"/>
    </w:rPr>
  </w:style>
  <w:style w:type="paragraph" w:styleId="Revision">
    <w:name w:val="Revision"/>
    <w:hidden/>
    <w:uiPriority w:val="99"/>
    <w:semiHidden/>
    <w:rsid w:val="00571C85"/>
    <w:pPr>
      <w:spacing w:after="0" w:line="240" w:lineRule="auto"/>
    </w:pPr>
    <w:rPr>
      <w:color w:val="7F7F7F" w:themeColor="text1" w:themeTint="80"/>
      <w:szCs w:val="24"/>
    </w:rPr>
  </w:style>
  <w:style w:type="paragraph" w:customStyle="1" w:styleId="IndentedNormal">
    <w:name w:val="Indented Normal"/>
    <w:basedOn w:val="Normal"/>
    <w:link w:val="IndentedNormalChar"/>
    <w:qFormat/>
    <w:rsid w:val="00451C51"/>
    <w:pPr>
      <w:spacing w:after="0"/>
      <w:ind w:left="360"/>
    </w:pPr>
    <w:rPr>
      <w:rFonts w:eastAsia="Times New Roman" w:cs="Times New Roman"/>
      <w:color w:val="auto"/>
      <w:sz w:val="20"/>
    </w:rPr>
  </w:style>
  <w:style w:type="character" w:customStyle="1" w:styleId="IndentedNormalChar">
    <w:name w:val="Indented Normal Char"/>
    <w:basedOn w:val="DefaultParagraphFont"/>
    <w:link w:val="IndentedNormal"/>
    <w:rsid w:val="00451C51"/>
    <w:rPr>
      <w:rFonts w:eastAsia="Times New Roman" w:cs="Times New Roman"/>
      <w:sz w:val="20"/>
      <w:szCs w:val="24"/>
    </w:rPr>
  </w:style>
  <w:style w:type="character" w:customStyle="1" w:styleId="cf01">
    <w:name w:val="cf01"/>
    <w:basedOn w:val="DefaultParagraphFont"/>
    <w:rsid w:val="00D956FE"/>
    <w:rPr>
      <w:rFonts w:ascii="Segoe UI" w:hAnsi="Segoe UI" w:cs="Segoe UI" w:hint="default"/>
      <w:sz w:val="18"/>
      <w:szCs w:val="18"/>
    </w:rPr>
  </w:style>
  <w:style w:type="paragraph" w:customStyle="1" w:styleId="pf0">
    <w:name w:val="pf0"/>
    <w:basedOn w:val="Normal"/>
    <w:rsid w:val="00083E90"/>
    <w:pPr>
      <w:spacing w:before="100" w:beforeAutospacing="1" w:after="100" w:afterAutospacing="1"/>
      <w:ind w:left="360"/>
    </w:pPr>
    <w:rPr>
      <w:rFonts w:ascii="Times New Roman" w:eastAsia="Times New Roman" w:hAnsi="Times New Roman" w:cs="Times New Roman"/>
      <w:color w:val="auto"/>
      <w:sz w:val="24"/>
    </w:rPr>
  </w:style>
  <w:style w:type="paragraph" w:customStyle="1" w:styleId="SubBullets">
    <w:name w:val="Sub Bullets"/>
    <w:basedOn w:val="ListParagraph"/>
    <w:rsid w:val="00C6701D"/>
    <w:pPr>
      <w:numPr>
        <w:numId w:val="7"/>
      </w:numPr>
      <w:ind w:left="1080"/>
    </w:pPr>
    <w:rPr>
      <w:color w:val="auto"/>
    </w:rPr>
  </w:style>
  <w:style w:type="paragraph" w:styleId="Subtitle">
    <w:name w:val="Subtitle"/>
    <w:basedOn w:val="Normal"/>
    <w:next w:val="Normal"/>
    <w:link w:val="SubtitleChar"/>
    <w:uiPriority w:val="11"/>
    <w:rsid w:val="00F208E3"/>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F208E3"/>
    <w:rPr>
      <w:color w:val="5A5A5A" w:themeColor="text1" w:themeTint="A5"/>
      <w:spacing w:val="15"/>
    </w:rPr>
  </w:style>
  <w:style w:type="character" w:styleId="FollowedHyperlink">
    <w:name w:val="FollowedHyperlink"/>
    <w:basedOn w:val="DefaultParagraphFont"/>
    <w:uiPriority w:val="99"/>
    <w:semiHidden/>
    <w:unhideWhenUsed/>
    <w:rsid w:val="008346C5"/>
    <w:rPr>
      <w:color w:val="8D0E11" w:themeColor="followedHyperlink"/>
      <w:u w:val="single"/>
    </w:rPr>
  </w:style>
  <w:style w:type="paragraph" w:customStyle="1" w:styleId="02Sub-Title">
    <w:name w:val="02. Sub-Title"/>
    <w:basedOn w:val="BodyText"/>
    <w:qFormat/>
    <w:rsid w:val="008346C5"/>
    <w:pPr>
      <w:ind w:left="1530" w:hanging="90"/>
    </w:pPr>
    <w:rPr>
      <w:rFonts w:asciiTheme="majorHAnsi" w:hAnsiTheme="majorHAnsi"/>
      <w:b/>
      <w:bCs/>
      <w:sz w:val="36"/>
      <w:szCs w:val="36"/>
    </w:rPr>
  </w:style>
  <w:style w:type="paragraph" w:customStyle="1" w:styleId="03Header1">
    <w:name w:val="03. Header 1"/>
    <w:basedOn w:val="Heading1"/>
    <w:qFormat/>
    <w:rsid w:val="009E6DE4"/>
  </w:style>
  <w:style w:type="paragraph" w:customStyle="1" w:styleId="04Header2">
    <w:name w:val="04. Header 2"/>
    <w:basedOn w:val="Heading2"/>
    <w:qFormat/>
    <w:rsid w:val="009E6DE4"/>
  </w:style>
  <w:style w:type="paragraph" w:customStyle="1" w:styleId="05Header3">
    <w:name w:val="05. Header 3"/>
    <w:basedOn w:val="Heading3"/>
    <w:qFormat/>
    <w:rsid w:val="009059D6"/>
    <w:pPr>
      <w:ind w:left="0"/>
    </w:pPr>
    <w:rPr>
      <w:rFonts w:ascii="Franklin Gothic Demi Cond" w:hAnsi="Franklin Gothic Demi Cond"/>
      <w:b w:val="0"/>
      <w:color w:val="075056"/>
      <w:sz w:val="32"/>
    </w:rPr>
  </w:style>
  <w:style w:type="paragraph" w:customStyle="1" w:styleId="06Heading4">
    <w:name w:val="06. Heading 4"/>
    <w:basedOn w:val="Heading4"/>
    <w:qFormat/>
    <w:rsid w:val="004451EC"/>
  </w:style>
  <w:style w:type="paragraph" w:customStyle="1" w:styleId="07Heading5">
    <w:name w:val="07. Heading 5"/>
    <w:basedOn w:val="Heading5"/>
    <w:qFormat/>
    <w:rsid w:val="00D42D4C"/>
    <w:rPr>
      <w:rFonts w:ascii="Franklin Gothic Demi Cond" w:hAnsi="Franklin Gothic Demi Cond"/>
      <w:b w:val="0"/>
      <w:color w:val="010101" w:themeColor="text1"/>
      <w:sz w:val="28"/>
    </w:rPr>
  </w:style>
  <w:style w:type="paragraph" w:customStyle="1" w:styleId="08Heading6">
    <w:name w:val="08. Heading 6"/>
    <w:basedOn w:val="Heading6"/>
    <w:qFormat/>
    <w:rsid w:val="009059D6"/>
    <w:pPr>
      <w:ind w:left="90"/>
    </w:pPr>
    <w:rPr>
      <w:rFonts w:ascii="Franklin Gothic Demi Cond" w:hAnsi="Franklin Gothic Demi Cond"/>
      <w:b w:val="0"/>
      <w:i w:val="0"/>
      <w:sz w:val="28"/>
    </w:rPr>
  </w:style>
  <w:style w:type="paragraph" w:customStyle="1" w:styleId="09BodyCopy">
    <w:name w:val="09. Body Copy"/>
    <w:basedOn w:val="BodyText"/>
    <w:qFormat/>
    <w:rsid w:val="001E6B55"/>
    <w:pPr>
      <w:ind w:left="0"/>
    </w:pPr>
    <w:rPr>
      <w:rFonts w:ascii="Aptos" w:hAnsi="Aptos"/>
      <w:sz w:val="20"/>
      <w:szCs w:val="20"/>
    </w:rPr>
  </w:style>
  <w:style w:type="paragraph" w:customStyle="1" w:styleId="10IndentedBodyCopy">
    <w:name w:val="10. Indented Body Copy"/>
    <w:basedOn w:val="BodyText2"/>
    <w:qFormat/>
    <w:rsid w:val="00E920DD"/>
    <w:pPr>
      <w:ind w:left="990"/>
    </w:pPr>
  </w:style>
  <w:style w:type="paragraph" w:customStyle="1" w:styleId="11Indented2xBodyCopy">
    <w:name w:val="11. Indented 2x Body Copy"/>
    <w:basedOn w:val="BodyText3"/>
    <w:qFormat/>
    <w:rsid w:val="00E920DD"/>
    <w:pPr>
      <w:ind w:left="1620"/>
    </w:pPr>
    <w:rPr>
      <w:rFonts w:asciiTheme="minorHAnsi" w:hAnsiTheme="minorHAnsi"/>
    </w:rPr>
  </w:style>
  <w:style w:type="paragraph" w:customStyle="1" w:styleId="12Bullets">
    <w:name w:val="12. Bullets"/>
    <w:basedOn w:val="ListParagraph"/>
    <w:autoRedefine/>
    <w:qFormat/>
    <w:rsid w:val="00D500CC"/>
    <w:pPr>
      <w:ind w:left="504"/>
    </w:pPr>
  </w:style>
  <w:style w:type="paragraph" w:customStyle="1" w:styleId="13NumberedList">
    <w:name w:val="13. Numbered List"/>
    <w:basedOn w:val="ListParagraph"/>
    <w:qFormat/>
    <w:rsid w:val="0027101A"/>
    <w:pPr>
      <w:numPr>
        <w:numId w:val="8"/>
      </w:numPr>
      <w:ind w:left="900"/>
    </w:pPr>
  </w:style>
  <w:style w:type="paragraph" w:customStyle="1" w:styleId="121Bullets2">
    <w:name w:val="12.1 Bullets 2"/>
    <w:basedOn w:val="ListBullet2"/>
    <w:qFormat/>
    <w:rsid w:val="0027101A"/>
    <w:pPr>
      <w:numPr>
        <w:numId w:val="21"/>
      </w:numPr>
      <w:spacing w:afterLines="0" w:after="40" w:line="240" w:lineRule="auto"/>
      <w:ind w:left="1260" w:hanging="270"/>
      <w:contextualSpacing w:val="0"/>
    </w:pPr>
    <w:rPr>
      <w:rFonts w:asciiTheme="minorHAnsi" w:hAnsiTheme="minorHAnsi"/>
    </w:rPr>
  </w:style>
  <w:style w:type="paragraph" w:customStyle="1" w:styleId="122Bullets3">
    <w:name w:val="12.2 Bullets 3"/>
    <w:basedOn w:val="ListBullet3"/>
    <w:qFormat/>
    <w:rsid w:val="0027101A"/>
    <w:pPr>
      <w:numPr>
        <w:numId w:val="23"/>
      </w:numPr>
      <w:spacing w:afterLines="0" w:after="40" w:line="240" w:lineRule="auto"/>
      <w:ind w:left="2160"/>
      <w:contextualSpacing w:val="0"/>
    </w:pPr>
    <w:rPr>
      <w:rFonts w:asciiTheme="minorHAnsi" w:hAnsiTheme="minorHAnsi"/>
    </w:rPr>
  </w:style>
  <w:style w:type="paragraph" w:customStyle="1" w:styleId="14TableHeader">
    <w:name w:val="14. Table Header"/>
    <w:basedOn w:val="TableStyle1Headers"/>
    <w:qFormat/>
    <w:rsid w:val="0027101A"/>
    <w:pPr>
      <w:spacing w:afterLines="0" w:after="0" w:line="240" w:lineRule="auto"/>
    </w:pPr>
  </w:style>
  <w:style w:type="paragraph" w:customStyle="1" w:styleId="15TableContent">
    <w:name w:val="15. Table Content"/>
    <w:basedOn w:val="TableStyle1Copy"/>
    <w:qFormat/>
    <w:rsid w:val="0027101A"/>
    <w:pPr>
      <w:jc w:val="left"/>
    </w:pPr>
    <w:rPr>
      <w:rFonts w:asciiTheme="minorHAnsi" w:hAnsiTheme="minorHAnsi"/>
      <w:b/>
      <w:bCs w:val="0"/>
    </w:rPr>
  </w:style>
  <w:style w:type="paragraph" w:customStyle="1" w:styleId="091Hyperlink">
    <w:name w:val="09.1 Hyperlink"/>
    <w:basedOn w:val="09BodyCopy"/>
    <w:qFormat/>
    <w:rsid w:val="009A1A94"/>
    <w:rPr>
      <w:b/>
      <w:bCs/>
    </w:rPr>
  </w:style>
  <w:style w:type="paragraph" w:styleId="List3">
    <w:name w:val="List 3"/>
    <w:basedOn w:val="Footer"/>
    <w:rsid w:val="0071548F"/>
    <w:pPr>
      <w:numPr>
        <w:numId w:val="26"/>
      </w:numPr>
      <w:tabs>
        <w:tab w:val="clear" w:pos="4680"/>
        <w:tab w:val="clear" w:pos="9360"/>
      </w:tabs>
      <w:spacing w:before="60" w:afterLines="0" w:after="60" w:line="240" w:lineRule="auto"/>
      <w:ind w:left="144" w:hanging="144"/>
      <w:contextualSpacing w:val="0"/>
    </w:pPr>
    <w:rPr>
      <w:rFonts w:ascii="Lato" w:eastAsia="Times New Roman" w:hAnsi="Lato" w:cs="Arial"/>
      <w:sz w:val="18"/>
      <w:szCs w:val="18"/>
    </w:rPr>
  </w:style>
  <w:style w:type="paragraph" w:customStyle="1" w:styleId="Italics">
    <w:name w:val="Italics"/>
    <w:basedOn w:val="List3"/>
    <w:qFormat/>
    <w:rsid w:val="00261775"/>
    <w:pPr>
      <w:numPr>
        <w:numId w:val="0"/>
      </w:numPr>
    </w:pPr>
    <w:rPr>
      <w:i/>
    </w:rPr>
  </w:style>
  <w:style w:type="paragraph" w:customStyle="1" w:styleId="Employer">
    <w:name w:val="Employer"/>
    <w:basedOn w:val="Normal"/>
    <w:qFormat/>
    <w:rsid w:val="00FC3936"/>
    <w:pPr>
      <w:spacing w:afterLines="0" w:after="0" w:line="240" w:lineRule="auto"/>
      <w:contextualSpacing w:val="0"/>
    </w:pPr>
    <w:rPr>
      <w:rFonts w:ascii="Lato Black" w:eastAsia="Times New Roman" w:hAnsi="Lato Black" w:cs="Arial"/>
      <w:color w:val="auto"/>
      <w:sz w:val="20"/>
      <w:szCs w:val="22"/>
    </w:rPr>
  </w:style>
  <w:style w:type="paragraph" w:styleId="Title">
    <w:name w:val="Title"/>
    <w:basedOn w:val="Normal"/>
    <w:next w:val="Normal"/>
    <w:link w:val="TitleChar"/>
    <w:qFormat/>
    <w:rsid w:val="00731FB3"/>
    <w:pPr>
      <w:spacing w:afterLines="0" w:after="0" w:line="240" w:lineRule="auto"/>
      <w:contextualSpacing w:val="0"/>
    </w:pPr>
    <w:rPr>
      <w:rFonts w:ascii="Aptos" w:eastAsia="Times New Roman" w:hAnsi="Aptos" w:cs="Arial"/>
      <w:color w:val="auto"/>
      <w:sz w:val="20"/>
      <w:szCs w:val="18"/>
    </w:rPr>
  </w:style>
  <w:style w:type="character" w:customStyle="1" w:styleId="TitleChar">
    <w:name w:val="Title Char"/>
    <w:basedOn w:val="DefaultParagraphFont"/>
    <w:link w:val="Title"/>
    <w:rsid w:val="00731FB3"/>
    <w:rPr>
      <w:rFonts w:ascii="Aptos" w:eastAsia="Times New Roman" w:hAnsi="Aptos" w:cs="Ari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902">
      <w:bodyDiv w:val="1"/>
      <w:marLeft w:val="0"/>
      <w:marRight w:val="0"/>
      <w:marTop w:val="0"/>
      <w:marBottom w:val="0"/>
      <w:divBdr>
        <w:top w:val="none" w:sz="0" w:space="0" w:color="auto"/>
        <w:left w:val="none" w:sz="0" w:space="0" w:color="auto"/>
        <w:bottom w:val="none" w:sz="0" w:space="0" w:color="auto"/>
        <w:right w:val="none" w:sz="0" w:space="0" w:color="auto"/>
      </w:divBdr>
    </w:div>
    <w:div w:id="13308909">
      <w:bodyDiv w:val="1"/>
      <w:marLeft w:val="0"/>
      <w:marRight w:val="0"/>
      <w:marTop w:val="0"/>
      <w:marBottom w:val="0"/>
      <w:divBdr>
        <w:top w:val="none" w:sz="0" w:space="0" w:color="auto"/>
        <w:left w:val="none" w:sz="0" w:space="0" w:color="auto"/>
        <w:bottom w:val="none" w:sz="0" w:space="0" w:color="auto"/>
        <w:right w:val="none" w:sz="0" w:space="0" w:color="auto"/>
      </w:divBdr>
    </w:div>
    <w:div w:id="23099846">
      <w:bodyDiv w:val="1"/>
      <w:marLeft w:val="0"/>
      <w:marRight w:val="0"/>
      <w:marTop w:val="0"/>
      <w:marBottom w:val="0"/>
      <w:divBdr>
        <w:top w:val="none" w:sz="0" w:space="0" w:color="auto"/>
        <w:left w:val="none" w:sz="0" w:space="0" w:color="auto"/>
        <w:bottom w:val="none" w:sz="0" w:space="0" w:color="auto"/>
        <w:right w:val="none" w:sz="0" w:space="0" w:color="auto"/>
      </w:divBdr>
      <w:divsChild>
        <w:div w:id="122235705">
          <w:marLeft w:val="274"/>
          <w:marRight w:val="0"/>
          <w:marTop w:val="0"/>
          <w:marBottom w:val="160"/>
          <w:divBdr>
            <w:top w:val="none" w:sz="0" w:space="0" w:color="auto"/>
            <w:left w:val="none" w:sz="0" w:space="0" w:color="auto"/>
            <w:bottom w:val="none" w:sz="0" w:space="0" w:color="auto"/>
            <w:right w:val="none" w:sz="0" w:space="0" w:color="auto"/>
          </w:divBdr>
        </w:div>
        <w:div w:id="1582594287">
          <w:marLeft w:val="274"/>
          <w:marRight w:val="0"/>
          <w:marTop w:val="0"/>
          <w:marBottom w:val="160"/>
          <w:divBdr>
            <w:top w:val="none" w:sz="0" w:space="0" w:color="auto"/>
            <w:left w:val="none" w:sz="0" w:space="0" w:color="auto"/>
            <w:bottom w:val="none" w:sz="0" w:space="0" w:color="auto"/>
            <w:right w:val="none" w:sz="0" w:space="0" w:color="auto"/>
          </w:divBdr>
        </w:div>
        <w:div w:id="1603033976">
          <w:marLeft w:val="274"/>
          <w:marRight w:val="0"/>
          <w:marTop w:val="0"/>
          <w:marBottom w:val="160"/>
          <w:divBdr>
            <w:top w:val="none" w:sz="0" w:space="0" w:color="auto"/>
            <w:left w:val="none" w:sz="0" w:space="0" w:color="auto"/>
            <w:bottom w:val="none" w:sz="0" w:space="0" w:color="auto"/>
            <w:right w:val="none" w:sz="0" w:space="0" w:color="auto"/>
          </w:divBdr>
        </w:div>
        <w:div w:id="1749424376">
          <w:marLeft w:val="274"/>
          <w:marRight w:val="0"/>
          <w:marTop w:val="0"/>
          <w:marBottom w:val="160"/>
          <w:divBdr>
            <w:top w:val="none" w:sz="0" w:space="0" w:color="auto"/>
            <w:left w:val="none" w:sz="0" w:space="0" w:color="auto"/>
            <w:bottom w:val="none" w:sz="0" w:space="0" w:color="auto"/>
            <w:right w:val="none" w:sz="0" w:space="0" w:color="auto"/>
          </w:divBdr>
        </w:div>
      </w:divsChild>
    </w:div>
    <w:div w:id="54209465">
      <w:bodyDiv w:val="1"/>
      <w:marLeft w:val="0"/>
      <w:marRight w:val="0"/>
      <w:marTop w:val="0"/>
      <w:marBottom w:val="0"/>
      <w:divBdr>
        <w:top w:val="none" w:sz="0" w:space="0" w:color="auto"/>
        <w:left w:val="none" w:sz="0" w:space="0" w:color="auto"/>
        <w:bottom w:val="none" w:sz="0" w:space="0" w:color="auto"/>
        <w:right w:val="none" w:sz="0" w:space="0" w:color="auto"/>
      </w:divBdr>
    </w:div>
    <w:div w:id="95902988">
      <w:bodyDiv w:val="1"/>
      <w:marLeft w:val="0"/>
      <w:marRight w:val="0"/>
      <w:marTop w:val="0"/>
      <w:marBottom w:val="0"/>
      <w:divBdr>
        <w:top w:val="none" w:sz="0" w:space="0" w:color="auto"/>
        <w:left w:val="none" w:sz="0" w:space="0" w:color="auto"/>
        <w:bottom w:val="none" w:sz="0" w:space="0" w:color="auto"/>
        <w:right w:val="none" w:sz="0" w:space="0" w:color="auto"/>
      </w:divBdr>
      <w:divsChild>
        <w:div w:id="270016497">
          <w:marLeft w:val="274"/>
          <w:marRight w:val="0"/>
          <w:marTop w:val="0"/>
          <w:marBottom w:val="120"/>
          <w:divBdr>
            <w:top w:val="none" w:sz="0" w:space="0" w:color="auto"/>
            <w:left w:val="none" w:sz="0" w:space="0" w:color="auto"/>
            <w:bottom w:val="none" w:sz="0" w:space="0" w:color="auto"/>
            <w:right w:val="none" w:sz="0" w:space="0" w:color="auto"/>
          </w:divBdr>
        </w:div>
        <w:div w:id="433787069">
          <w:marLeft w:val="274"/>
          <w:marRight w:val="0"/>
          <w:marTop w:val="0"/>
          <w:marBottom w:val="120"/>
          <w:divBdr>
            <w:top w:val="none" w:sz="0" w:space="0" w:color="auto"/>
            <w:left w:val="none" w:sz="0" w:space="0" w:color="auto"/>
            <w:bottom w:val="none" w:sz="0" w:space="0" w:color="auto"/>
            <w:right w:val="none" w:sz="0" w:space="0" w:color="auto"/>
          </w:divBdr>
        </w:div>
        <w:div w:id="1362366766">
          <w:marLeft w:val="274"/>
          <w:marRight w:val="0"/>
          <w:marTop w:val="0"/>
          <w:marBottom w:val="120"/>
          <w:divBdr>
            <w:top w:val="none" w:sz="0" w:space="0" w:color="auto"/>
            <w:left w:val="none" w:sz="0" w:space="0" w:color="auto"/>
            <w:bottom w:val="none" w:sz="0" w:space="0" w:color="auto"/>
            <w:right w:val="none" w:sz="0" w:space="0" w:color="auto"/>
          </w:divBdr>
        </w:div>
        <w:div w:id="1944721827">
          <w:marLeft w:val="274"/>
          <w:marRight w:val="0"/>
          <w:marTop w:val="0"/>
          <w:marBottom w:val="120"/>
          <w:divBdr>
            <w:top w:val="none" w:sz="0" w:space="0" w:color="auto"/>
            <w:left w:val="none" w:sz="0" w:space="0" w:color="auto"/>
            <w:bottom w:val="none" w:sz="0" w:space="0" w:color="auto"/>
            <w:right w:val="none" w:sz="0" w:space="0" w:color="auto"/>
          </w:divBdr>
        </w:div>
      </w:divsChild>
    </w:div>
    <w:div w:id="114759812">
      <w:bodyDiv w:val="1"/>
      <w:marLeft w:val="0"/>
      <w:marRight w:val="0"/>
      <w:marTop w:val="0"/>
      <w:marBottom w:val="0"/>
      <w:divBdr>
        <w:top w:val="none" w:sz="0" w:space="0" w:color="auto"/>
        <w:left w:val="none" w:sz="0" w:space="0" w:color="auto"/>
        <w:bottom w:val="none" w:sz="0" w:space="0" w:color="auto"/>
        <w:right w:val="none" w:sz="0" w:space="0" w:color="auto"/>
      </w:divBdr>
    </w:div>
    <w:div w:id="178155695">
      <w:bodyDiv w:val="1"/>
      <w:marLeft w:val="0"/>
      <w:marRight w:val="0"/>
      <w:marTop w:val="0"/>
      <w:marBottom w:val="0"/>
      <w:divBdr>
        <w:top w:val="none" w:sz="0" w:space="0" w:color="auto"/>
        <w:left w:val="none" w:sz="0" w:space="0" w:color="auto"/>
        <w:bottom w:val="none" w:sz="0" w:space="0" w:color="auto"/>
        <w:right w:val="none" w:sz="0" w:space="0" w:color="auto"/>
      </w:divBdr>
    </w:div>
    <w:div w:id="192114959">
      <w:bodyDiv w:val="1"/>
      <w:marLeft w:val="0"/>
      <w:marRight w:val="0"/>
      <w:marTop w:val="0"/>
      <w:marBottom w:val="0"/>
      <w:divBdr>
        <w:top w:val="none" w:sz="0" w:space="0" w:color="auto"/>
        <w:left w:val="none" w:sz="0" w:space="0" w:color="auto"/>
        <w:bottom w:val="none" w:sz="0" w:space="0" w:color="auto"/>
        <w:right w:val="none" w:sz="0" w:space="0" w:color="auto"/>
      </w:divBdr>
    </w:div>
    <w:div w:id="194660298">
      <w:bodyDiv w:val="1"/>
      <w:marLeft w:val="0"/>
      <w:marRight w:val="0"/>
      <w:marTop w:val="0"/>
      <w:marBottom w:val="0"/>
      <w:divBdr>
        <w:top w:val="none" w:sz="0" w:space="0" w:color="auto"/>
        <w:left w:val="none" w:sz="0" w:space="0" w:color="auto"/>
        <w:bottom w:val="none" w:sz="0" w:space="0" w:color="auto"/>
        <w:right w:val="none" w:sz="0" w:space="0" w:color="auto"/>
      </w:divBdr>
    </w:div>
    <w:div w:id="207843200">
      <w:bodyDiv w:val="1"/>
      <w:marLeft w:val="0"/>
      <w:marRight w:val="0"/>
      <w:marTop w:val="0"/>
      <w:marBottom w:val="0"/>
      <w:divBdr>
        <w:top w:val="none" w:sz="0" w:space="0" w:color="auto"/>
        <w:left w:val="none" w:sz="0" w:space="0" w:color="auto"/>
        <w:bottom w:val="none" w:sz="0" w:space="0" w:color="auto"/>
        <w:right w:val="none" w:sz="0" w:space="0" w:color="auto"/>
      </w:divBdr>
      <w:divsChild>
        <w:div w:id="998849107">
          <w:marLeft w:val="274"/>
          <w:marRight w:val="0"/>
          <w:marTop w:val="0"/>
          <w:marBottom w:val="160"/>
          <w:divBdr>
            <w:top w:val="none" w:sz="0" w:space="0" w:color="auto"/>
            <w:left w:val="none" w:sz="0" w:space="0" w:color="auto"/>
            <w:bottom w:val="none" w:sz="0" w:space="0" w:color="auto"/>
            <w:right w:val="none" w:sz="0" w:space="0" w:color="auto"/>
          </w:divBdr>
        </w:div>
        <w:div w:id="1038312081">
          <w:marLeft w:val="274"/>
          <w:marRight w:val="0"/>
          <w:marTop w:val="0"/>
          <w:marBottom w:val="160"/>
          <w:divBdr>
            <w:top w:val="none" w:sz="0" w:space="0" w:color="auto"/>
            <w:left w:val="none" w:sz="0" w:space="0" w:color="auto"/>
            <w:bottom w:val="none" w:sz="0" w:space="0" w:color="auto"/>
            <w:right w:val="none" w:sz="0" w:space="0" w:color="auto"/>
          </w:divBdr>
        </w:div>
        <w:div w:id="1433744697">
          <w:marLeft w:val="274"/>
          <w:marRight w:val="0"/>
          <w:marTop w:val="0"/>
          <w:marBottom w:val="160"/>
          <w:divBdr>
            <w:top w:val="none" w:sz="0" w:space="0" w:color="auto"/>
            <w:left w:val="none" w:sz="0" w:space="0" w:color="auto"/>
            <w:bottom w:val="none" w:sz="0" w:space="0" w:color="auto"/>
            <w:right w:val="none" w:sz="0" w:space="0" w:color="auto"/>
          </w:divBdr>
        </w:div>
      </w:divsChild>
    </w:div>
    <w:div w:id="217713585">
      <w:bodyDiv w:val="1"/>
      <w:marLeft w:val="0"/>
      <w:marRight w:val="0"/>
      <w:marTop w:val="0"/>
      <w:marBottom w:val="0"/>
      <w:divBdr>
        <w:top w:val="none" w:sz="0" w:space="0" w:color="auto"/>
        <w:left w:val="none" w:sz="0" w:space="0" w:color="auto"/>
        <w:bottom w:val="none" w:sz="0" w:space="0" w:color="auto"/>
        <w:right w:val="none" w:sz="0" w:space="0" w:color="auto"/>
      </w:divBdr>
      <w:divsChild>
        <w:div w:id="943463613">
          <w:marLeft w:val="0"/>
          <w:marRight w:val="0"/>
          <w:marTop w:val="0"/>
          <w:marBottom w:val="0"/>
          <w:divBdr>
            <w:top w:val="none" w:sz="0" w:space="0" w:color="auto"/>
            <w:left w:val="none" w:sz="0" w:space="0" w:color="auto"/>
            <w:bottom w:val="none" w:sz="0" w:space="0" w:color="auto"/>
            <w:right w:val="none" w:sz="0" w:space="0" w:color="auto"/>
          </w:divBdr>
          <w:divsChild>
            <w:div w:id="1599361435">
              <w:marLeft w:val="0"/>
              <w:marRight w:val="0"/>
              <w:marTop w:val="0"/>
              <w:marBottom w:val="0"/>
              <w:divBdr>
                <w:top w:val="none" w:sz="0" w:space="0" w:color="auto"/>
                <w:left w:val="none" w:sz="0" w:space="0" w:color="auto"/>
                <w:bottom w:val="none" w:sz="0" w:space="0" w:color="auto"/>
                <w:right w:val="none" w:sz="0" w:space="0" w:color="auto"/>
              </w:divBdr>
              <w:divsChild>
                <w:div w:id="12311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06145">
      <w:bodyDiv w:val="1"/>
      <w:marLeft w:val="0"/>
      <w:marRight w:val="0"/>
      <w:marTop w:val="0"/>
      <w:marBottom w:val="0"/>
      <w:divBdr>
        <w:top w:val="none" w:sz="0" w:space="0" w:color="auto"/>
        <w:left w:val="none" w:sz="0" w:space="0" w:color="auto"/>
        <w:bottom w:val="none" w:sz="0" w:space="0" w:color="auto"/>
        <w:right w:val="none" w:sz="0" w:space="0" w:color="auto"/>
      </w:divBdr>
      <w:divsChild>
        <w:div w:id="1657614566">
          <w:marLeft w:val="0"/>
          <w:marRight w:val="0"/>
          <w:marTop w:val="0"/>
          <w:marBottom w:val="0"/>
          <w:divBdr>
            <w:top w:val="none" w:sz="0" w:space="0" w:color="auto"/>
            <w:left w:val="none" w:sz="0" w:space="0" w:color="auto"/>
            <w:bottom w:val="none" w:sz="0" w:space="0" w:color="auto"/>
            <w:right w:val="none" w:sz="0" w:space="0" w:color="auto"/>
          </w:divBdr>
          <w:divsChild>
            <w:div w:id="2016492714">
              <w:marLeft w:val="0"/>
              <w:marRight w:val="0"/>
              <w:marTop w:val="0"/>
              <w:marBottom w:val="0"/>
              <w:divBdr>
                <w:top w:val="none" w:sz="0" w:space="0" w:color="auto"/>
                <w:left w:val="none" w:sz="0" w:space="0" w:color="auto"/>
                <w:bottom w:val="none" w:sz="0" w:space="0" w:color="auto"/>
                <w:right w:val="none" w:sz="0" w:space="0" w:color="auto"/>
              </w:divBdr>
              <w:divsChild>
                <w:div w:id="1099908253">
                  <w:marLeft w:val="0"/>
                  <w:marRight w:val="0"/>
                  <w:marTop w:val="0"/>
                  <w:marBottom w:val="0"/>
                  <w:divBdr>
                    <w:top w:val="none" w:sz="0" w:space="0" w:color="auto"/>
                    <w:left w:val="none" w:sz="0" w:space="0" w:color="auto"/>
                    <w:bottom w:val="none" w:sz="0" w:space="0" w:color="auto"/>
                    <w:right w:val="none" w:sz="0" w:space="0" w:color="auto"/>
                  </w:divBdr>
                  <w:divsChild>
                    <w:div w:id="164824243">
                      <w:marLeft w:val="0"/>
                      <w:marRight w:val="0"/>
                      <w:marTop w:val="0"/>
                      <w:marBottom w:val="0"/>
                      <w:divBdr>
                        <w:top w:val="none" w:sz="0" w:space="0" w:color="auto"/>
                        <w:left w:val="none" w:sz="0" w:space="0" w:color="auto"/>
                        <w:bottom w:val="none" w:sz="0" w:space="0" w:color="auto"/>
                        <w:right w:val="none" w:sz="0" w:space="0" w:color="auto"/>
                      </w:divBdr>
                    </w:div>
                  </w:divsChild>
                </w:div>
                <w:div w:id="1273515727">
                  <w:marLeft w:val="0"/>
                  <w:marRight w:val="0"/>
                  <w:marTop w:val="0"/>
                  <w:marBottom w:val="0"/>
                  <w:divBdr>
                    <w:top w:val="none" w:sz="0" w:space="0" w:color="auto"/>
                    <w:left w:val="none" w:sz="0" w:space="0" w:color="auto"/>
                    <w:bottom w:val="none" w:sz="0" w:space="0" w:color="auto"/>
                    <w:right w:val="none" w:sz="0" w:space="0" w:color="auto"/>
                  </w:divBdr>
                  <w:divsChild>
                    <w:div w:id="1699427967">
                      <w:marLeft w:val="0"/>
                      <w:marRight w:val="0"/>
                      <w:marTop w:val="0"/>
                      <w:marBottom w:val="0"/>
                      <w:divBdr>
                        <w:top w:val="none" w:sz="0" w:space="0" w:color="auto"/>
                        <w:left w:val="none" w:sz="0" w:space="0" w:color="auto"/>
                        <w:bottom w:val="none" w:sz="0" w:space="0" w:color="auto"/>
                        <w:right w:val="none" w:sz="0" w:space="0" w:color="auto"/>
                      </w:divBdr>
                    </w:div>
                  </w:divsChild>
                </w:div>
                <w:div w:id="1721325451">
                  <w:marLeft w:val="0"/>
                  <w:marRight w:val="0"/>
                  <w:marTop w:val="0"/>
                  <w:marBottom w:val="0"/>
                  <w:divBdr>
                    <w:top w:val="none" w:sz="0" w:space="0" w:color="auto"/>
                    <w:left w:val="none" w:sz="0" w:space="0" w:color="auto"/>
                    <w:bottom w:val="none" w:sz="0" w:space="0" w:color="auto"/>
                    <w:right w:val="none" w:sz="0" w:space="0" w:color="auto"/>
                  </w:divBdr>
                  <w:divsChild>
                    <w:div w:id="16063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35762">
      <w:bodyDiv w:val="1"/>
      <w:marLeft w:val="0"/>
      <w:marRight w:val="0"/>
      <w:marTop w:val="0"/>
      <w:marBottom w:val="0"/>
      <w:divBdr>
        <w:top w:val="none" w:sz="0" w:space="0" w:color="auto"/>
        <w:left w:val="none" w:sz="0" w:space="0" w:color="auto"/>
        <w:bottom w:val="none" w:sz="0" w:space="0" w:color="auto"/>
        <w:right w:val="none" w:sz="0" w:space="0" w:color="auto"/>
      </w:divBdr>
      <w:divsChild>
        <w:div w:id="56756417">
          <w:marLeft w:val="274"/>
          <w:marRight w:val="0"/>
          <w:marTop w:val="58"/>
          <w:marBottom w:val="0"/>
          <w:divBdr>
            <w:top w:val="none" w:sz="0" w:space="0" w:color="auto"/>
            <w:left w:val="none" w:sz="0" w:space="0" w:color="auto"/>
            <w:bottom w:val="none" w:sz="0" w:space="0" w:color="auto"/>
            <w:right w:val="none" w:sz="0" w:space="0" w:color="auto"/>
          </w:divBdr>
        </w:div>
        <w:div w:id="746657486">
          <w:marLeft w:val="274"/>
          <w:marRight w:val="0"/>
          <w:marTop w:val="58"/>
          <w:marBottom w:val="0"/>
          <w:divBdr>
            <w:top w:val="none" w:sz="0" w:space="0" w:color="auto"/>
            <w:left w:val="none" w:sz="0" w:space="0" w:color="auto"/>
            <w:bottom w:val="none" w:sz="0" w:space="0" w:color="auto"/>
            <w:right w:val="none" w:sz="0" w:space="0" w:color="auto"/>
          </w:divBdr>
        </w:div>
        <w:div w:id="768158503">
          <w:marLeft w:val="274"/>
          <w:marRight w:val="0"/>
          <w:marTop w:val="58"/>
          <w:marBottom w:val="0"/>
          <w:divBdr>
            <w:top w:val="none" w:sz="0" w:space="0" w:color="auto"/>
            <w:left w:val="none" w:sz="0" w:space="0" w:color="auto"/>
            <w:bottom w:val="none" w:sz="0" w:space="0" w:color="auto"/>
            <w:right w:val="none" w:sz="0" w:space="0" w:color="auto"/>
          </w:divBdr>
        </w:div>
        <w:div w:id="1170371632">
          <w:marLeft w:val="274"/>
          <w:marRight w:val="0"/>
          <w:marTop w:val="58"/>
          <w:marBottom w:val="0"/>
          <w:divBdr>
            <w:top w:val="none" w:sz="0" w:space="0" w:color="auto"/>
            <w:left w:val="none" w:sz="0" w:space="0" w:color="auto"/>
            <w:bottom w:val="none" w:sz="0" w:space="0" w:color="auto"/>
            <w:right w:val="none" w:sz="0" w:space="0" w:color="auto"/>
          </w:divBdr>
        </w:div>
        <w:div w:id="1314214363">
          <w:marLeft w:val="274"/>
          <w:marRight w:val="0"/>
          <w:marTop w:val="58"/>
          <w:marBottom w:val="0"/>
          <w:divBdr>
            <w:top w:val="none" w:sz="0" w:space="0" w:color="auto"/>
            <w:left w:val="none" w:sz="0" w:space="0" w:color="auto"/>
            <w:bottom w:val="none" w:sz="0" w:space="0" w:color="auto"/>
            <w:right w:val="none" w:sz="0" w:space="0" w:color="auto"/>
          </w:divBdr>
        </w:div>
        <w:div w:id="1343239438">
          <w:marLeft w:val="274"/>
          <w:marRight w:val="0"/>
          <w:marTop w:val="58"/>
          <w:marBottom w:val="0"/>
          <w:divBdr>
            <w:top w:val="none" w:sz="0" w:space="0" w:color="auto"/>
            <w:left w:val="none" w:sz="0" w:space="0" w:color="auto"/>
            <w:bottom w:val="none" w:sz="0" w:space="0" w:color="auto"/>
            <w:right w:val="none" w:sz="0" w:space="0" w:color="auto"/>
          </w:divBdr>
        </w:div>
        <w:div w:id="1468012114">
          <w:marLeft w:val="274"/>
          <w:marRight w:val="0"/>
          <w:marTop w:val="58"/>
          <w:marBottom w:val="0"/>
          <w:divBdr>
            <w:top w:val="none" w:sz="0" w:space="0" w:color="auto"/>
            <w:left w:val="none" w:sz="0" w:space="0" w:color="auto"/>
            <w:bottom w:val="none" w:sz="0" w:space="0" w:color="auto"/>
            <w:right w:val="none" w:sz="0" w:space="0" w:color="auto"/>
          </w:divBdr>
        </w:div>
        <w:div w:id="2023051249">
          <w:marLeft w:val="274"/>
          <w:marRight w:val="0"/>
          <w:marTop w:val="58"/>
          <w:marBottom w:val="0"/>
          <w:divBdr>
            <w:top w:val="none" w:sz="0" w:space="0" w:color="auto"/>
            <w:left w:val="none" w:sz="0" w:space="0" w:color="auto"/>
            <w:bottom w:val="none" w:sz="0" w:space="0" w:color="auto"/>
            <w:right w:val="none" w:sz="0" w:space="0" w:color="auto"/>
          </w:divBdr>
        </w:div>
        <w:div w:id="2122532353">
          <w:marLeft w:val="274"/>
          <w:marRight w:val="0"/>
          <w:marTop w:val="58"/>
          <w:marBottom w:val="0"/>
          <w:divBdr>
            <w:top w:val="none" w:sz="0" w:space="0" w:color="auto"/>
            <w:left w:val="none" w:sz="0" w:space="0" w:color="auto"/>
            <w:bottom w:val="none" w:sz="0" w:space="0" w:color="auto"/>
            <w:right w:val="none" w:sz="0" w:space="0" w:color="auto"/>
          </w:divBdr>
        </w:div>
      </w:divsChild>
    </w:div>
    <w:div w:id="269822357">
      <w:bodyDiv w:val="1"/>
      <w:marLeft w:val="0"/>
      <w:marRight w:val="0"/>
      <w:marTop w:val="0"/>
      <w:marBottom w:val="0"/>
      <w:divBdr>
        <w:top w:val="none" w:sz="0" w:space="0" w:color="auto"/>
        <w:left w:val="none" w:sz="0" w:space="0" w:color="auto"/>
        <w:bottom w:val="none" w:sz="0" w:space="0" w:color="auto"/>
        <w:right w:val="none" w:sz="0" w:space="0" w:color="auto"/>
      </w:divBdr>
    </w:div>
    <w:div w:id="273098441">
      <w:bodyDiv w:val="1"/>
      <w:marLeft w:val="0"/>
      <w:marRight w:val="0"/>
      <w:marTop w:val="0"/>
      <w:marBottom w:val="0"/>
      <w:divBdr>
        <w:top w:val="none" w:sz="0" w:space="0" w:color="auto"/>
        <w:left w:val="none" w:sz="0" w:space="0" w:color="auto"/>
        <w:bottom w:val="none" w:sz="0" w:space="0" w:color="auto"/>
        <w:right w:val="none" w:sz="0" w:space="0" w:color="auto"/>
      </w:divBdr>
    </w:div>
    <w:div w:id="302345216">
      <w:bodyDiv w:val="1"/>
      <w:marLeft w:val="0"/>
      <w:marRight w:val="0"/>
      <w:marTop w:val="0"/>
      <w:marBottom w:val="0"/>
      <w:divBdr>
        <w:top w:val="none" w:sz="0" w:space="0" w:color="auto"/>
        <w:left w:val="none" w:sz="0" w:space="0" w:color="auto"/>
        <w:bottom w:val="none" w:sz="0" w:space="0" w:color="auto"/>
        <w:right w:val="none" w:sz="0" w:space="0" w:color="auto"/>
      </w:divBdr>
    </w:div>
    <w:div w:id="392117446">
      <w:bodyDiv w:val="1"/>
      <w:marLeft w:val="0"/>
      <w:marRight w:val="0"/>
      <w:marTop w:val="0"/>
      <w:marBottom w:val="0"/>
      <w:divBdr>
        <w:top w:val="none" w:sz="0" w:space="0" w:color="auto"/>
        <w:left w:val="none" w:sz="0" w:space="0" w:color="auto"/>
        <w:bottom w:val="none" w:sz="0" w:space="0" w:color="auto"/>
        <w:right w:val="none" w:sz="0" w:space="0" w:color="auto"/>
      </w:divBdr>
      <w:divsChild>
        <w:div w:id="240600715">
          <w:marLeft w:val="0"/>
          <w:marRight w:val="0"/>
          <w:marTop w:val="0"/>
          <w:marBottom w:val="0"/>
          <w:divBdr>
            <w:top w:val="none" w:sz="0" w:space="0" w:color="auto"/>
            <w:left w:val="none" w:sz="0" w:space="0" w:color="auto"/>
            <w:bottom w:val="none" w:sz="0" w:space="0" w:color="auto"/>
            <w:right w:val="none" w:sz="0" w:space="0" w:color="auto"/>
          </w:divBdr>
        </w:div>
        <w:div w:id="431315103">
          <w:marLeft w:val="0"/>
          <w:marRight w:val="0"/>
          <w:marTop w:val="0"/>
          <w:marBottom w:val="0"/>
          <w:divBdr>
            <w:top w:val="none" w:sz="0" w:space="0" w:color="auto"/>
            <w:left w:val="none" w:sz="0" w:space="0" w:color="auto"/>
            <w:bottom w:val="none" w:sz="0" w:space="0" w:color="auto"/>
            <w:right w:val="none" w:sz="0" w:space="0" w:color="auto"/>
          </w:divBdr>
        </w:div>
        <w:div w:id="431902502">
          <w:marLeft w:val="0"/>
          <w:marRight w:val="0"/>
          <w:marTop w:val="0"/>
          <w:marBottom w:val="0"/>
          <w:divBdr>
            <w:top w:val="none" w:sz="0" w:space="0" w:color="auto"/>
            <w:left w:val="none" w:sz="0" w:space="0" w:color="auto"/>
            <w:bottom w:val="none" w:sz="0" w:space="0" w:color="auto"/>
            <w:right w:val="none" w:sz="0" w:space="0" w:color="auto"/>
          </w:divBdr>
        </w:div>
        <w:div w:id="1305239878">
          <w:marLeft w:val="0"/>
          <w:marRight w:val="0"/>
          <w:marTop w:val="0"/>
          <w:marBottom w:val="0"/>
          <w:divBdr>
            <w:top w:val="none" w:sz="0" w:space="0" w:color="auto"/>
            <w:left w:val="none" w:sz="0" w:space="0" w:color="auto"/>
            <w:bottom w:val="none" w:sz="0" w:space="0" w:color="auto"/>
            <w:right w:val="none" w:sz="0" w:space="0" w:color="auto"/>
          </w:divBdr>
        </w:div>
        <w:div w:id="1379817377">
          <w:marLeft w:val="0"/>
          <w:marRight w:val="0"/>
          <w:marTop w:val="0"/>
          <w:marBottom w:val="0"/>
          <w:divBdr>
            <w:top w:val="none" w:sz="0" w:space="0" w:color="auto"/>
            <w:left w:val="none" w:sz="0" w:space="0" w:color="auto"/>
            <w:bottom w:val="none" w:sz="0" w:space="0" w:color="auto"/>
            <w:right w:val="none" w:sz="0" w:space="0" w:color="auto"/>
          </w:divBdr>
        </w:div>
        <w:div w:id="1422096691">
          <w:marLeft w:val="0"/>
          <w:marRight w:val="0"/>
          <w:marTop w:val="0"/>
          <w:marBottom w:val="0"/>
          <w:divBdr>
            <w:top w:val="none" w:sz="0" w:space="0" w:color="auto"/>
            <w:left w:val="none" w:sz="0" w:space="0" w:color="auto"/>
            <w:bottom w:val="none" w:sz="0" w:space="0" w:color="auto"/>
            <w:right w:val="none" w:sz="0" w:space="0" w:color="auto"/>
          </w:divBdr>
        </w:div>
        <w:div w:id="1464808856">
          <w:marLeft w:val="0"/>
          <w:marRight w:val="0"/>
          <w:marTop w:val="0"/>
          <w:marBottom w:val="0"/>
          <w:divBdr>
            <w:top w:val="none" w:sz="0" w:space="0" w:color="auto"/>
            <w:left w:val="none" w:sz="0" w:space="0" w:color="auto"/>
            <w:bottom w:val="none" w:sz="0" w:space="0" w:color="auto"/>
            <w:right w:val="none" w:sz="0" w:space="0" w:color="auto"/>
          </w:divBdr>
        </w:div>
        <w:div w:id="1488398624">
          <w:marLeft w:val="0"/>
          <w:marRight w:val="0"/>
          <w:marTop w:val="0"/>
          <w:marBottom w:val="0"/>
          <w:divBdr>
            <w:top w:val="none" w:sz="0" w:space="0" w:color="auto"/>
            <w:left w:val="none" w:sz="0" w:space="0" w:color="auto"/>
            <w:bottom w:val="none" w:sz="0" w:space="0" w:color="auto"/>
            <w:right w:val="none" w:sz="0" w:space="0" w:color="auto"/>
          </w:divBdr>
        </w:div>
        <w:div w:id="1736467686">
          <w:marLeft w:val="0"/>
          <w:marRight w:val="0"/>
          <w:marTop w:val="0"/>
          <w:marBottom w:val="0"/>
          <w:divBdr>
            <w:top w:val="none" w:sz="0" w:space="0" w:color="auto"/>
            <w:left w:val="none" w:sz="0" w:space="0" w:color="auto"/>
            <w:bottom w:val="none" w:sz="0" w:space="0" w:color="auto"/>
            <w:right w:val="none" w:sz="0" w:space="0" w:color="auto"/>
          </w:divBdr>
        </w:div>
        <w:div w:id="1870292131">
          <w:marLeft w:val="0"/>
          <w:marRight w:val="0"/>
          <w:marTop w:val="0"/>
          <w:marBottom w:val="0"/>
          <w:divBdr>
            <w:top w:val="none" w:sz="0" w:space="0" w:color="auto"/>
            <w:left w:val="none" w:sz="0" w:space="0" w:color="auto"/>
            <w:bottom w:val="none" w:sz="0" w:space="0" w:color="auto"/>
            <w:right w:val="none" w:sz="0" w:space="0" w:color="auto"/>
          </w:divBdr>
        </w:div>
        <w:div w:id="1878271132">
          <w:marLeft w:val="0"/>
          <w:marRight w:val="0"/>
          <w:marTop w:val="0"/>
          <w:marBottom w:val="0"/>
          <w:divBdr>
            <w:top w:val="none" w:sz="0" w:space="0" w:color="auto"/>
            <w:left w:val="none" w:sz="0" w:space="0" w:color="auto"/>
            <w:bottom w:val="none" w:sz="0" w:space="0" w:color="auto"/>
            <w:right w:val="none" w:sz="0" w:space="0" w:color="auto"/>
          </w:divBdr>
        </w:div>
        <w:div w:id="1888955757">
          <w:marLeft w:val="0"/>
          <w:marRight w:val="0"/>
          <w:marTop w:val="0"/>
          <w:marBottom w:val="0"/>
          <w:divBdr>
            <w:top w:val="none" w:sz="0" w:space="0" w:color="auto"/>
            <w:left w:val="none" w:sz="0" w:space="0" w:color="auto"/>
            <w:bottom w:val="none" w:sz="0" w:space="0" w:color="auto"/>
            <w:right w:val="none" w:sz="0" w:space="0" w:color="auto"/>
          </w:divBdr>
        </w:div>
        <w:div w:id="2067289687">
          <w:marLeft w:val="0"/>
          <w:marRight w:val="0"/>
          <w:marTop w:val="0"/>
          <w:marBottom w:val="0"/>
          <w:divBdr>
            <w:top w:val="none" w:sz="0" w:space="0" w:color="auto"/>
            <w:left w:val="none" w:sz="0" w:space="0" w:color="auto"/>
            <w:bottom w:val="none" w:sz="0" w:space="0" w:color="auto"/>
            <w:right w:val="none" w:sz="0" w:space="0" w:color="auto"/>
          </w:divBdr>
        </w:div>
        <w:div w:id="2141803416">
          <w:marLeft w:val="0"/>
          <w:marRight w:val="0"/>
          <w:marTop w:val="0"/>
          <w:marBottom w:val="0"/>
          <w:divBdr>
            <w:top w:val="none" w:sz="0" w:space="0" w:color="auto"/>
            <w:left w:val="none" w:sz="0" w:space="0" w:color="auto"/>
            <w:bottom w:val="none" w:sz="0" w:space="0" w:color="auto"/>
            <w:right w:val="none" w:sz="0" w:space="0" w:color="auto"/>
          </w:divBdr>
        </w:div>
      </w:divsChild>
    </w:div>
    <w:div w:id="411316223">
      <w:bodyDiv w:val="1"/>
      <w:marLeft w:val="0"/>
      <w:marRight w:val="0"/>
      <w:marTop w:val="0"/>
      <w:marBottom w:val="0"/>
      <w:divBdr>
        <w:top w:val="none" w:sz="0" w:space="0" w:color="auto"/>
        <w:left w:val="none" w:sz="0" w:space="0" w:color="auto"/>
        <w:bottom w:val="none" w:sz="0" w:space="0" w:color="auto"/>
        <w:right w:val="none" w:sz="0" w:space="0" w:color="auto"/>
      </w:divBdr>
    </w:div>
    <w:div w:id="445125318">
      <w:bodyDiv w:val="1"/>
      <w:marLeft w:val="0"/>
      <w:marRight w:val="0"/>
      <w:marTop w:val="0"/>
      <w:marBottom w:val="0"/>
      <w:divBdr>
        <w:top w:val="none" w:sz="0" w:space="0" w:color="auto"/>
        <w:left w:val="none" w:sz="0" w:space="0" w:color="auto"/>
        <w:bottom w:val="none" w:sz="0" w:space="0" w:color="auto"/>
        <w:right w:val="none" w:sz="0" w:space="0" w:color="auto"/>
      </w:divBdr>
    </w:div>
    <w:div w:id="495726500">
      <w:bodyDiv w:val="1"/>
      <w:marLeft w:val="0"/>
      <w:marRight w:val="0"/>
      <w:marTop w:val="0"/>
      <w:marBottom w:val="0"/>
      <w:divBdr>
        <w:top w:val="none" w:sz="0" w:space="0" w:color="auto"/>
        <w:left w:val="none" w:sz="0" w:space="0" w:color="auto"/>
        <w:bottom w:val="none" w:sz="0" w:space="0" w:color="auto"/>
        <w:right w:val="none" w:sz="0" w:space="0" w:color="auto"/>
      </w:divBdr>
      <w:divsChild>
        <w:div w:id="120808329">
          <w:marLeft w:val="274"/>
          <w:marRight w:val="0"/>
          <w:marTop w:val="0"/>
          <w:marBottom w:val="160"/>
          <w:divBdr>
            <w:top w:val="none" w:sz="0" w:space="0" w:color="auto"/>
            <w:left w:val="none" w:sz="0" w:space="0" w:color="auto"/>
            <w:bottom w:val="none" w:sz="0" w:space="0" w:color="auto"/>
            <w:right w:val="none" w:sz="0" w:space="0" w:color="auto"/>
          </w:divBdr>
        </w:div>
        <w:div w:id="248585925">
          <w:marLeft w:val="274"/>
          <w:marRight w:val="0"/>
          <w:marTop w:val="0"/>
          <w:marBottom w:val="160"/>
          <w:divBdr>
            <w:top w:val="none" w:sz="0" w:space="0" w:color="auto"/>
            <w:left w:val="none" w:sz="0" w:space="0" w:color="auto"/>
            <w:bottom w:val="none" w:sz="0" w:space="0" w:color="auto"/>
            <w:right w:val="none" w:sz="0" w:space="0" w:color="auto"/>
          </w:divBdr>
        </w:div>
        <w:div w:id="258415953">
          <w:marLeft w:val="274"/>
          <w:marRight w:val="0"/>
          <w:marTop w:val="0"/>
          <w:marBottom w:val="160"/>
          <w:divBdr>
            <w:top w:val="none" w:sz="0" w:space="0" w:color="auto"/>
            <w:left w:val="none" w:sz="0" w:space="0" w:color="auto"/>
            <w:bottom w:val="none" w:sz="0" w:space="0" w:color="auto"/>
            <w:right w:val="none" w:sz="0" w:space="0" w:color="auto"/>
          </w:divBdr>
        </w:div>
        <w:div w:id="416824944">
          <w:marLeft w:val="274"/>
          <w:marRight w:val="0"/>
          <w:marTop w:val="0"/>
          <w:marBottom w:val="160"/>
          <w:divBdr>
            <w:top w:val="none" w:sz="0" w:space="0" w:color="auto"/>
            <w:left w:val="none" w:sz="0" w:space="0" w:color="auto"/>
            <w:bottom w:val="none" w:sz="0" w:space="0" w:color="auto"/>
            <w:right w:val="none" w:sz="0" w:space="0" w:color="auto"/>
          </w:divBdr>
        </w:div>
        <w:div w:id="754519686">
          <w:marLeft w:val="274"/>
          <w:marRight w:val="0"/>
          <w:marTop w:val="0"/>
          <w:marBottom w:val="160"/>
          <w:divBdr>
            <w:top w:val="none" w:sz="0" w:space="0" w:color="auto"/>
            <w:left w:val="none" w:sz="0" w:space="0" w:color="auto"/>
            <w:bottom w:val="none" w:sz="0" w:space="0" w:color="auto"/>
            <w:right w:val="none" w:sz="0" w:space="0" w:color="auto"/>
          </w:divBdr>
        </w:div>
        <w:div w:id="1059594564">
          <w:marLeft w:val="274"/>
          <w:marRight w:val="0"/>
          <w:marTop w:val="0"/>
          <w:marBottom w:val="160"/>
          <w:divBdr>
            <w:top w:val="none" w:sz="0" w:space="0" w:color="auto"/>
            <w:left w:val="none" w:sz="0" w:space="0" w:color="auto"/>
            <w:bottom w:val="none" w:sz="0" w:space="0" w:color="auto"/>
            <w:right w:val="none" w:sz="0" w:space="0" w:color="auto"/>
          </w:divBdr>
        </w:div>
        <w:div w:id="1490905968">
          <w:marLeft w:val="274"/>
          <w:marRight w:val="0"/>
          <w:marTop w:val="0"/>
          <w:marBottom w:val="160"/>
          <w:divBdr>
            <w:top w:val="none" w:sz="0" w:space="0" w:color="auto"/>
            <w:left w:val="none" w:sz="0" w:space="0" w:color="auto"/>
            <w:bottom w:val="none" w:sz="0" w:space="0" w:color="auto"/>
            <w:right w:val="none" w:sz="0" w:space="0" w:color="auto"/>
          </w:divBdr>
        </w:div>
      </w:divsChild>
    </w:div>
    <w:div w:id="515272296">
      <w:bodyDiv w:val="1"/>
      <w:marLeft w:val="0"/>
      <w:marRight w:val="0"/>
      <w:marTop w:val="0"/>
      <w:marBottom w:val="0"/>
      <w:divBdr>
        <w:top w:val="none" w:sz="0" w:space="0" w:color="auto"/>
        <w:left w:val="none" w:sz="0" w:space="0" w:color="auto"/>
        <w:bottom w:val="none" w:sz="0" w:space="0" w:color="auto"/>
        <w:right w:val="none" w:sz="0" w:space="0" w:color="auto"/>
      </w:divBdr>
    </w:div>
    <w:div w:id="527136698">
      <w:bodyDiv w:val="1"/>
      <w:marLeft w:val="0"/>
      <w:marRight w:val="0"/>
      <w:marTop w:val="0"/>
      <w:marBottom w:val="0"/>
      <w:divBdr>
        <w:top w:val="none" w:sz="0" w:space="0" w:color="auto"/>
        <w:left w:val="none" w:sz="0" w:space="0" w:color="auto"/>
        <w:bottom w:val="none" w:sz="0" w:space="0" w:color="auto"/>
        <w:right w:val="none" w:sz="0" w:space="0" w:color="auto"/>
      </w:divBdr>
    </w:div>
    <w:div w:id="531922614">
      <w:bodyDiv w:val="1"/>
      <w:marLeft w:val="0"/>
      <w:marRight w:val="0"/>
      <w:marTop w:val="0"/>
      <w:marBottom w:val="0"/>
      <w:divBdr>
        <w:top w:val="none" w:sz="0" w:space="0" w:color="auto"/>
        <w:left w:val="none" w:sz="0" w:space="0" w:color="auto"/>
        <w:bottom w:val="none" w:sz="0" w:space="0" w:color="auto"/>
        <w:right w:val="none" w:sz="0" w:space="0" w:color="auto"/>
      </w:divBdr>
    </w:div>
    <w:div w:id="565576123">
      <w:bodyDiv w:val="1"/>
      <w:marLeft w:val="0"/>
      <w:marRight w:val="0"/>
      <w:marTop w:val="0"/>
      <w:marBottom w:val="0"/>
      <w:divBdr>
        <w:top w:val="none" w:sz="0" w:space="0" w:color="auto"/>
        <w:left w:val="none" w:sz="0" w:space="0" w:color="auto"/>
        <w:bottom w:val="none" w:sz="0" w:space="0" w:color="auto"/>
        <w:right w:val="none" w:sz="0" w:space="0" w:color="auto"/>
      </w:divBdr>
      <w:divsChild>
        <w:div w:id="302270393">
          <w:marLeft w:val="274"/>
          <w:marRight w:val="0"/>
          <w:marTop w:val="0"/>
          <w:marBottom w:val="160"/>
          <w:divBdr>
            <w:top w:val="none" w:sz="0" w:space="0" w:color="auto"/>
            <w:left w:val="none" w:sz="0" w:space="0" w:color="auto"/>
            <w:bottom w:val="none" w:sz="0" w:space="0" w:color="auto"/>
            <w:right w:val="none" w:sz="0" w:space="0" w:color="auto"/>
          </w:divBdr>
        </w:div>
        <w:div w:id="397679767">
          <w:marLeft w:val="274"/>
          <w:marRight w:val="0"/>
          <w:marTop w:val="0"/>
          <w:marBottom w:val="160"/>
          <w:divBdr>
            <w:top w:val="none" w:sz="0" w:space="0" w:color="auto"/>
            <w:left w:val="none" w:sz="0" w:space="0" w:color="auto"/>
            <w:bottom w:val="none" w:sz="0" w:space="0" w:color="auto"/>
            <w:right w:val="none" w:sz="0" w:space="0" w:color="auto"/>
          </w:divBdr>
        </w:div>
        <w:div w:id="1032726261">
          <w:marLeft w:val="274"/>
          <w:marRight w:val="0"/>
          <w:marTop w:val="0"/>
          <w:marBottom w:val="160"/>
          <w:divBdr>
            <w:top w:val="none" w:sz="0" w:space="0" w:color="auto"/>
            <w:left w:val="none" w:sz="0" w:space="0" w:color="auto"/>
            <w:bottom w:val="none" w:sz="0" w:space="0" w:color="auto"/>
            <w:right w:val="none" w:sz="0" w:space="0" w:color="auto"/>
          </w:divBdr>
        </w:div>
      </w:divsChild>
    </w:div>
    <w:div w:id="588470590">
      <w:bodyDiv w:val="1"/>
      <w:marLeft w:val="0"/>
      <w:marRight w:val="0"/>
      <w:marTop w:val="0"/>
      <w:marBottom w:val="0"/>
      <w:divBdr>
        <w:top w:val="none" w:sz="0" w:space="0" w:color="auto"/>
        <w:left w:val="none" w:sz="0" w:space="0" w:color="auto"/>
        <w:bottom w:val="none" w:sz="0" w:space="0" w:color="auto"/>
        <w:right w:val="none" w:sz="0" w:space="0" w:color="auto"/>
      </w:divBdr>
      <w:divsChild>
        <w:div w:id="131876355">
          <w:marLeft w:val="274"/>
          <w:marRight w:val="0"/>
          <w:marTop w:val="0"/>
          <w:marBottom w:val="160"/>
          <w:divBdr>
            <w:top w:val="none" w:sz="0" w:space="0" w:color="auto"/>
            <w:left w:val="none" w:sz="0" w:space="0" w:color="auto"/>
            <w:bottom w:val="none" w:sz="0" w:space="0" w:color="auto"/>
            <w:right w:val="none" w:sz="0" w:space="0" w:color="auto"/>
          </w:divBdr>
        </w:div>
        <w:div w:id="178936055">
          <w:marLeft w:val="274"/>
          <w:marRight w:val="0"/>
          <w:marTop w:val="0"/>
          <w:marBottom w:val="160"/>
          <w:divBdr>
            <w:top w:val="none" w:sz="0" w:space="0" w:color="auto"/>
            <w:left w:val="none" w:sz="0" w:space="0" w:color="auto"/>
            <w:bottom w:val="none" w:sz="0" w:space="0" w:color="auto"/>
            <w:right w:val="none" w:sz="0" w:space="0" w:color="auto"/>
          </w:divBdr>
        </w:div>
      </w:divsChild>
    </w:div>
    <w:div w:id="621151623">
      <w:bodyDiv w:val="1"/>
      <w:marLeft w:val="0"/>
      <w:marRight w:val="0"/>
      <w:marTop w:val="0"/>
      <w:marBottom w:val="0"/>
      <w:divBdr>
        <w:top w:val="none" w:sz="0" w:space="0" w:color="auto"/>
        <w:left w:val="none" w:sz="0" w:space="0" w:color="auto"/>
        <w:bottom w:val="none" w:sz="0" w:space="0" w:color="auto"/>
        <w:right w:val="none" w:sz="0" w:space="0" w:color="auto"/>
      </w:divBdr>
      <w:divsChild>
        <w:div w:id="1682969535">
          <w:marLeft w:val="0"/>
          <w:marRight w:val="0"/>
          <w:marTop w:val="0"/>
          <w:marBottom w:val="0"/>
          <w:divBdr>
            <w:top w:val="none" w:sz="0" w:space="0" w:color="auto"/>
            <w:left w:val="none" w:sz="0" w:space="0" w:color="auto"/>
            <w:bottom w:val="none" w:sz="0" w:space="0" w:color="auto"/>
            <w:right w:val="none" w:sz="0" w:space="0" w:color="auto"/>
          </w:divBdr>
          <w:divsChild>
            <w:div w:id="708841415">
              <w:marLeft w:val="0"/>
              <w:marRight w:val="0"/>
              <w:marTop w:val="0"/>
              <w:marBottom w:val="0"/>
              <w:divBdr>
                <w:top w:val="none" w:sz="0" w:space="0" w:color="auto"/>
                <w:left w:val="none" w:sz="0" w:space="0" w:color="auto"/>
                <w:bottom w:val="none" w:sz="0" w:space="0" w:color="auto"/>
                <w:right w:val="none" w:sz="0" w:space="0" w:color="auto"/>
              </w:divBdr>
              <w:divsChild>
                <w:div w:id="89203525">
                  <w:marLeft w:val="0"/>
                  <w:marRight w:val="0"/>
                  <w:marTop w:val="0"/>
                  <w:marBottom w:val="0"/>
                  <w:divBdr>
                    <w:top w:val="none" w:sz="0" w:space="0" w:color="auto"/>
                    <w:left w:val="none" w:sz="0" w:space="0" w:color="auto"/>
                    <w:bottom w:val="none" w:sz="0" w:space="0" w:color="auto"/>
                    <w:right w:val="none" w:sz="0" w:space="0" w:color="auto"/>
                  </w:divBdr>
                  <w:divsChild>
                    <w:div w:id="832571272">
                      <w:marLeft w:val="0"/>
                      <w:marRight w:val="0"/>
                      <w:marTop w:val="0"/>
                      <w:marBottom w:val="0"/>
                      <w:divBdr>
                        <w:top w:val="none" w:sz="0" w:space="0" w:color="auto"/>
                        <w:left w:val="none" w:sz="0" w:space="0" w:color="auto"/>
                        <w:bottom w:val="none" w:sz="0" w:space="0" w:color="auto"/>
                        <w:right w:val="none" w:sz="0" w:space="0" w:color="auto"/>
                      </w:divBdr>
                    </w:div>
                  </w:divsChild>
                </w:div>
                <w:div w:id="726297265">
                  <w:marLeft w:val="0"/>
                  <w:marRight w:val="0"/>
                  <w:marTop w:val="0"/>
                  <w:marBottom w:val="0"/>
                  <w:divBdr>
                    <w:top w:val="none" w:sz="0" w:space="0" w:color="auto"/>
                    <w:left w:val="none" w:sz="0" w:space="0" w:color="auto"/>
                    <w:bottom w:val="none" w:sz="0" w:space="0" w:color="auto"/>
                    <w:right w:val="none" w:sz="0" w:space="0" w:color="auto"/>
                  </w:divBdr>
                  <w:divsChild>
                    <w:div w:id="1742948481">
                      <w:marLeft w:val="0"/>
                      <w:marRight w:val="0"/>
                      <w:marTop w:val="0"/>
                      <w:marBottom w:val="0"/>
                      <w:divBdr>
                        <w:top w:val="none" w:sz="0" w:space="0" w:color="auto"/>
                        <w:left w:val="none" w:sz="0" w:space="0" w:color="auto"/>
                        <w:bottom w:val="none" w:sz="0" w:space="0" w:color="auto"/>
                        <w:right w:val="none" w:sz="0" w:space="0" w:color="auto"/>
                      </w:divBdr>
                    </w:div>
                  </w:divsChild>
                </w:div>
                <w:div w:id="1404452462">
                  <w:marLeft w:val="0"/>
                  <w:marRight w:val="0"/>
                  <w:marTop w:val="0"/>
                  <w:marBottom w:val="0"/>
                  <w:divBdr>
                    <w:top w:val="none" w:sz="0" w:space="0" w:color="auto"/>
                    <w:left w:val="none" w:sz="0" w:space="0" w:color="auto"/>
                    <w:bottom w:val="none" w:sz="0" w:space="0" w:color="auto"/>
                    <w:right w:val="none" w:sz="0" w:space="0" w:color="auto"/>
                  </w:divBdr>
                  <w:divsChild>
                    <w:div w:id="492142246">
                      <w:marLeft w:val="0"/>
                      <w:marRight w:val="0"/>
                      <w:marTop w:val="0"/>
                      <w:marBottom w:val="0"/>
                      <w:divBdr>
                        <w:top w:val="none" w:sz="0" w:space="0" w:color="auto"/>
                        <w:left w:val="none" w:sz="0" w:space="0" w:color="auto"/>
                        <w:bottom w:val="none" w:sz="0" w:space="0" w:color="auto"/>
                        <w:right w:val="none" w:sz="0" w:space="0" w:color="auto"/>
                      </w:divBdr>
                    </w:div>
                  </w:divsChild>
                </w:div>
                <w:div w:id="1507358950">
                  <w:marLeft w:val="0"/>
                  <w:marRight w:val="0"/>
                  <w:marTop w:val="0"/>
                  <w:marBottom w:val="0"/>
                  <w:divBdr>
                    <w:top w:val="none" w:sz="0" w:space="0" w:color="auto"/>
                    <w:left w:val="none" w:sz="0" w:space="0" w:color="auto"/>
                    <w:bottom w:val="none" w:sz="0" w:space="0" w:color="auto"/>
                    <w:right w:val="none" w:sz="0" w:space="0" w:color="auto"/>
                  </w:divBdr>
                  <w:divsChild>
                    <w:div w:id="5237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702411">
      <w:bodyDiv w:val="1"/>
      <w:marLeft w:val="0"/>
      <w:marRight w:val="0"/>
      <w:marTop w:val="0"/>
      <w:marBottom w:val="0"/>
      <w:divBdr>
        <w:top w:val="none" w:sz="0" w:space="0" w:color="auto"/>
        <w:left w:val="none" w:sz="0" w:space="0" w:color="auto"/>
        <w:bottom w:val="none" w:sz="0" w:space="0" w:color="auto"/>
        <w:right w:val="none" w:sz="0" w:space="0" w:color="auto"/>
      </w:divBdr>
      <w:divsChild>
        <w:div w:id="1157188647">
          <w:marLeft w:val="0"/>
          <w:marRight w:val="0"/>
          <w:marTop w:val="0"/>
          <w:marBottom w:val="0"/>
          <w:divBdr>
            <w:top w:val="none" w:sz="0" w:space="0" w:color="auto"/>
            <w:left w:val="none" w:sz="0" w:space="0" w:color="auto"/>
            <w:bottom w:val="none" w:sz="0" w:space="0" w:color="auto"/>
            <w:right w:val="none" w:sz="0" w:space="0" w:color="auto"/>
          </w:divBdr>
          <w:divsChild>
            <w:div w:id="36902498">
              <w:marLeft w:val="0"/>
              <w:marRight w:val="0"/>
              <w:marTop w:val="0"/>
              <w:marBottom w:val="0"/>
              <w:divBdr>
                <w:top w:val="none" w:sz="0" w:space="0" w:color="auto"/>
                <w:left w:val="none" w:sz="0" w:space="0" w:color="auto"/>
                <w:bottom w:val="none" w:sz="0" w:space="0" w:color="auto"/>
                <w:right w:val="none" w:sz="0" w:space="0" w:color="auto"/>
              </w:divBdr>
              <w:divsChild>
                <w:div w:id="11024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81832">
      <w:bodyDiv w:val="1"/>
      <w:marLeft w:val="0"/>
      <w:marRight w:val="0"/>
      <w:marTop w:val="0"/>
      <w:marBottom w:val="0"/>
      <w:divBdr>
        <w:top w:val="none" w:sz="0" w:space="0" w:color="auto"/>
        <w:left w:val="none" w:sz="0" w:space="0" w:color="auto"/>
        <w:bottom w:val="none" w:sz="0" w:space="0" w:color="auto"/>
        <w:right w:val="none" w:sz="0" w:space="0" w:color="auto"/>
      </w:divBdr>
    </w:div>
    <w:div w:id="695160612">
      <w:bodyDiv w:val="1"/>
      <w:marLeft w:val="0"/>
      <w:marRight w:val="0"/>
      <w:marTop w:val="0"/>
      <w:marBottom w:val="0"/>
      <w:divBdr>
        <w:top w:val="none" w:sz="0" w:space="0" w:color="auto"/>
        <w:left w:val="none" w:sz="0" w:space="0" w:color="auto"/>
        <w:bottom w:val="none" w:sz="0" w:space="0" w:color="auto"/>
        <w:right w:val="none" w:sz="0" w:space="0" w:color="auto"/>
      </w:divBdr>
    </w:div>
    <w:div w:id="721712529">
      <w:bodyDiv w:val="1"/>
      <w:marLeft w:val="0"/>
      <w:marRight w:val="0"/>
      <w:marTop w:val="0"/>
      <w:marBottom w:val="0"/>
      <w:divBdr>
        <w:top w:val="none" w:sz="0" w:space="0" w:color="auto"/>
        <w:left w:val="none" w:sz="0" w:space="0" w:color="auto"/>
        <w:bottom w:val="none" w:sz="0" w:space="0" w:color="auto"/>
        <w:right w:val="none" w:sz="0" w:space="0" w:color="auto"/>
      </w:divBdr>
    </w:div>
    <w:div w:id="749470654">
      <w:bodyDiv w:val="1"/>
      <w:marLeft w:val="0"/>
      <w:marRight w:val="0"/>
      <w:marTop w:val="0"/>
      <w:marBottom w:val="0"/>
      <w:divBdr>
        <w:top w:val="none" w:sz="0" w:space="0" w:color="auto"/>
        <w:left w:val="none" w:sz="0" w:space="0" w:color="auto"/>
        <w:bottom w:val="none" w:sz="0" w:space="0" w:color="auto"/>
        <w:right w:val="none" w:sz="0" w:space="0" w:color="auto"/>
      </w:divBdr>
      <w:divsChild>
        <w:div w:id="1559589537">
          <w:marLeft w:val="0"/>
          <w:marRight w:val="0"/>
          <w:marTop w:val="0"/>
          <w:marBottom w:val="0"/>
          <w:divBdr>
            <w:top w:val="none" w:sz="0" w:space="0" w:color="auto"/>
            <w:left w:val="none" w:sz="0" w:space="0" w:color="auto"/>
            <w:bottom w:val="none" w:sz="0" w:space="0" w:color="auto"/>
            <w:right w:val="none" w:sz="0" w:space="0" w:color="auto"/>
          </w:divBdr>
          <w:divsChild>
            <w:div w:id="297683705">
              <w:marLeft w:val="0"/>
              <w:marRight w:val="0"/>
              <w:marTop w:val="0"/>
              <w:marBottom w:val="0"/>
              <w:divBdr>
                <w:top w:val="none" w:sz="0" w:space="0" w:color="auto"/>
                <w:left w:val="none" w:sz="0" w:space="0" w:color="auto"/>
                <w:bottom w:val="none" w:sz="0" w:space="0" w:color="auto"/>
                <w:right w:val="none" w:sz="0" w:space="0" w:color="auto"/>
              </w:divBdr>
              <w:divsChild>
                <w:div w:id="1783093">
                  <w:marLeft w:val="0"/>
                  <w:marRight w:val="0"/>
                  <w:marTop w:val="0"/>
                  <w:marBottom w:val="0"/>
                  <w:divBdr>
                    <w:top w:val="none" w:sz="0" w:space="0" w:color="auto"/>
                    <w:left w:val="none" w:sz="0" w:space="0" w:color="auto"/>
                    <w:bottom w:val="none" w:sz="0" w:space="0" w:color="auto"/>
                    <w:right w:val="none" w:sz="0" w:space="0" w:color="auto"/>
                  </w:divBdr>
                  <w:divsChild>
                    <w:div w:id="1139374579">
                      <w:marLeft w:val="0"/>
                      <w:marRight w:val="0"/>
                      <w:marTop w:val="0"/>
                      <w:marBottom w:val="0"/>
                      <w:divBdr>
                        <w:top w:val="none" w:sz="0" w:space="0" w:color="auto"/>
                        <w:left w:val="none" w:sz="0" w:space="0" w:color="auto"/>
                        <w:bottom w:val="none" w:sz="0" w:space="0" w:color="auto"/>
                        <w:right w:val="none" w:sz="0" w:space="0" w:color="auto"/>
                      </w:divBdr>
                    </w:div>
                  </w:divsChild>
                </w:div>
                <w:div w:id="80837155">
                  <w:marLeft w:val="0"/>
                  <w:marRight w:val="0"/>
                  <w:marTop w:val="0"/>
                  <w:marBottom w:val="0"/>
                  <w:divBdr>
                    <w:top w:val="none" w:sz="0" w:space="0" w:color="auto"/>
                    <w:left w:val="none" w:sz="0" w:space="0" w:color="auto"/>
                    <w:bottom w:val="none" w:sz="0" w:space="0" w:color="auto"/>
                    <w:right w:val="none" w:sz="0" w:space="0" w:color="auto"/>
                  </w:divBdr>
                  <w:divsChild>
                    <w:div w:id="988093695">
                      <w:marLeft w:val="0"/>
                      <w:marRight w:val="0"/>
                      <w:marTop w:val="0"/>
                      <w:marBottom w:val="0"/>
                      <w:divBdr>
                        <w:top w:val="none" w:sz="0" w:space="0" w:color="auto"/>
                        <w:left w:val="none" w:sz="0" w:space="0" w:color="auto"/>
                        <w:bottom w:val="none" w:sz="0" w:space="0" w:color="auto"/>
                        <w:right w:val="none" w:sz="0" w:space="0" w:color="auto"/>
                      </w:divBdr>
                    </w:div>
                  </w:divsChild>
                </w:div>
                <w:div w:id="84111427">
                  <w:marLeft w:val="0"/>
                  <w:marRight w:val="0"/>
                  <w:marTop w:val="0"/>
                  <w:marBottom w:val="0"/>
                  <w:divBdr>
                    <w:top w:val="none" w:sz="0" w:space="0" w:color="auto"/>
                    <w:left w:val="none" w:sz="0" w:space="0" w:color="auto"/>
                    <w:bottom w:val="none" w:sz="0" w:space="0" w:color="auto"/>
                    <w:right w:val="none" w:sz="0" w:space="0" w:color="auto"/>
                  </w:divBdr>
                  <w:divsChild>
                    <w:div w:id="792476466">
                      <w:marLeft w:val="0"/>
                      <w:marRight w:val="0"/>
                      <w:marTop w:val="0"/>
                      <w:marBottom w:val="0"/>
                      <w:divBdr>
                        <w:top w:val="none" w:sz="0" w:space="0" w:color="auto"/>
                        <w:left w:val="none" w:sz="0" w:space="0" w:color="auto"/>
                        <w:bottom w:val="none" w:sz="0" w:space="0" w:color="auto"/>
                        <w:right w:val="none" w:sz="0" w:space="0" w:color="auto"/>
                      </w:divBdr>
                    </w:div>
                  </w:divsChild>
                </w:div>
                <w:div w:id="330378537">
                  <w:marLeft w:val="0"/>
                  <w:marRight w:val="0"/>
                  <w:marTop w:val="0"/>
                  <w:marBottom w:val="0"/>
                  <w:divBdr>
                    <w:top w:val="none" w:sz="0" w:space="0" w:color="auto"/>
                    <w:left w:val="none" w:sz="0" w:space="0" w:color="auto"/>
                    <w:bottom w:val="none" w:sz="0" w:space="0" w:color="auto"/>
                    <w:right w:val="none" w:sz="0" w:space="0" w:color="auto"/>
                  </w:divBdr>
                  <w:divsChild>
                    <w:div w:id="535779978">
                      <w:marLeft w:val="0"/>
                      <w:marRight w:val="0"/>
                      <w:marTop w:val="0"/>
                      <w:marBottom w:val="0"/>
                      <w:divBdr>
                        <w:top w:val="none" w:sz="0" w:space="0" w:color="auto"/>
                        <w:left w:val="none" w:sz="0" w:space="0" w:color="auto"/>
                        <w:bottom w:val="none" w:sz="0" w:space="0" w:color="auto"/>
                        <w:right w:val="none" w:sz="0" w:space="0" w:color="auto"/>
                      </w:divBdr>
                    </w:div>
                  </w:divsChild>
                </w:div>
                <w:div w:id="375350843">
                  <w:marLeft w:val="0"/>
                  <w:marRight w:val="0"/>
                  <w:marTop w:val="0"/>
                  <w:marBottom w:val="0"/>
                  <w:divBdr>
                    <w:top w:val="none" w:sz="0" w:space="0" w:color="auto"/>
                    <w:left w:val="none" w:sz="0" w:space="0" w:color="auto"/>
                    <w:bottom w:val="none" w:sz="0" w:space="0" w:color="auto"/>
                    <w:right w:val="none" w:sz="0" w:space="0" w:color="auto"/>
                  </w:divBdr>
                  <w:divsChild>
                    <w:div w:id="1714580445">
                      <w:marLeft w:val="0"/>
                      <w:marRight w:val="0"/>
                      <w:marTop w:val="0"/>
                      <w:marBottom w:val="0"/>
                      <w:divBdr>
                        <w:top w:val="none" w:sz="0" w:space="0" w:color="auto"/>
                        <w:left w:val="none" w:sz="0" w:space="0" w:color="auto"/>
                        <w:bottom w:val="none" w:sz="0" w:space="0" w:color="auto"/>
                        <w:right w:val="none" w:sz="0" w:space="0" w:color="auto"/>
                      </w:divBdr>
                    </w:div>
                  </w:divsChild>
                </w:div>
                <w:div w:id="422654659">
                  <w:marLeft w:val="0"/>
                  <w:marRight w:val="0"/>
                  <w:marTop w:val="0"/>
                  <w:marBottom w:val="0"/>
                  <w:divBdr>
                    <w:top w:val="none" w:sz="0" w:space="0" w:color="auto"/>
                    <w:left w:val="none" w:sz="0" w:space="0" w:color="auto"/>
                    <w:bottom w:val="none" w:sz="0" w:space="0" w:color="auto"/>
                    <w:right w:val="none" w:sz="0" w:space="0" w:color="auto"/>
                  </w:divBdr>
                  <w:divsChild>
                    <w:div w:id="1655452316">
                      <w:marLeft w:val="0"/>
                      <w:marRight w:val="0"/>
                      <w:marTop w:val="0"/>
                      <w:marBottom w:val="0"/>
                      <w:divBdr>
                        <w:top w:val="none" w:sz="0" w:space="0" w:color="auto"/>
                        <w:left w:val="none" w:sz="0" w:space="0" w:color="auto"/>
                        <w:bottom w:val="none" w:sz="0" w:space="0" w:color="auto"/>
                        <w:right w:val="none" w:sz="0" w:space="0" w:color="auto"/>
                      </w:divBdr>
                    </w:div>
                  </w:divsChild>
                </w:div>
                <w:div w:id="465586889">
                  <w:marLeft w:val="0"/>
                  <w:marRight w:val="0"/>
                  <w:marTop w:val="0"/>
                  <w:marBottom w:val="0"/>
                  <w:divBdr>
                    <w:top w:val="none" w:sz="0" w:space="0" w:color="auto"/>
                    <w:left w:val="none" w:sz="0" w:space="0" w:color="auto"/>
                    <w:bottom w:val="none" w:sz="0" w:space="0" w:color="auto"/>
                    <w:right w:val="none" w:sz="0" w:space="0" w:color="auto"/>
                  </w:divBdr>
                  <w:divsChild>
                    <w:div w:id="220679381">
                      <w:marLeft w:val="0"/>
                      <w:marRight w:val="0"/>
                      <w:marTop w:val="0"/>
                      <w:marBottom w:val="0"/>
                      <w:divBdr>
                        <w:top w:val="none" w:sz="0" w:space="0" w:color="auto"/>
                        <w:left w:val="none" w:sz="0" w:space="0" w:color="auto"/>
                        <w:bottom w:val="none" w:sz="0" w:space="0" w:color="auto"/>
                        <w:right w:val="none" w:sz="0" w:space="0" w:color="auto"/>
                      </w:divBdr>
                    </w:div>
                  </w:divsChild>
                </w:div>
                <w:div w:id="691684536">
                  <w:marLeft w:val="0"/>
                  <w:marRight w:val="0"/>
                  <w:marTop w:val="0"/>
                  <w:marBottom w:val="0"/>
                  <w:divBdr>
                    <w:top w:val="none" w:sz="0" w:space="0" w:color="auto"/>
                    <w:left w:val="none" w:sz="0" w:space="0" w:color="auto"/>
                    <w:bottom w:val="none" w:sz="0" w:space="0" w:color="auto"/>
                    <w:right w:val="none" w:sz="0" w:space="0" w:color="auto"/>
                  </w:divBdr>
                  <w:divsChild>
                    <w:div w:id="1780484288">
                      <w:marLeft w:val="0"/>
                      <w:marRight w:val="0"/>
                      <w:marTop w:val="0"/>
                      <w:marBottom w:val="0"/>
                      <w:divBdr>
                        <w:top w:val="none" w:sz="0" w:space="0" w:color="auto"/>
                        <w:left w:val="none" w:sz="0" w:space="0" w:color="auto"/>
                        <w:bottom w:val="none" w:sz="0" w:space="0" w:color="auto"/>
                        <w:right w:val="none" w:sz="0" w:space="0" w:color="auto"/>
                      </w:divBdr>
                    </w:div>
                  </w:divsChild>
                </w:div>
                <w:div w:id="766342222">
                  <w:marLeft w:val="0"/>
                  <w:marRight w:val="0"/>
                  <w:marTop w:val="0"/>
                  <w:marBottom w:val="0"/>
                  <w:divBdr>
                    <w:top w:val="none" w:sz="0" w:space="0" w:color="auto"/>
                    <w:left w:val="none" w:sz="0" w:space="0" w:color="auto"/>
                    <w:bottom w:val="none" w:sz="0" w:space="0" w:color="auto"/>
                    <w:right w:val="none" w:sz="0" w:space="0" w:color="auto"/>
                  </w:divBdr>
                  <w:divsChild>
                    <w:div w:id="646933226">
                      <w:marLeft w:val="0"/>
                      <w:marRight w:val="0"/>
                      <w:marTop w:val="0"/>
                      <w:marBottom w:val="0"/>
                      <w:divBdr>
                        <w:top w:val="none" w:sz="0" w:space="0" w:color="auto"/>
                        <w:left w:val="none" w:sz="0" w:space="0" w:color="auto"/>
                        <w:bottom w:val="none" w:sz="0" w:space="0" w:color="auto"/>
                        <w:right w:val="none" w:sz="0" w:space="0" w:color="auto"/>
                      </w:divBdr>
                    </w:div>
                  </w:divsChild>
                </w:div>
                <w:div w:id="781460093">
                  <w:marLeft w:val="0"/>
                  <w:marRight w:val="0"/>
                  <w:marTop w:val="0"/>
                  <w:marBottom w:val="0"/>
                  <w:divBdr>
                    <w:top w:val="none" w:sz="0" w:space="0" w:color="auto"/>
                    <w:left w:val="none" w:sz="0" w:space="0" w:color="auto"/>
                    <w:bottom w:val="none" w:sz="0" w:space="0" w:color="auto"/>
                    <w:right w:val="none" w:sz="0" w:space="0" w:color="auto"/>
                  </w:divBdr>
                  <w:divsChild>
                    <w:div w:id="1242253572">
                      <w:marLeft w:val="0"/>
                      <w:marRight w:val="0"/>
                      <w:marTop w:val="0"/>
                      <w:marBottom w:val="0"/>
                      <w:divBdr>
                        <w:top w:val="none" w:sz="0" w:space="0" w:color="auto"/>
                        <w:left w:val="none" w:sz="0" w:space="0" w:color="auto"/>
                        <w:bottom w:val="none" w:sz="0" w:space="0" w:color="auto"/>
                        <w:right w:val="none" w:sz="0" w:space="0" w:color="auto"/>
                      </w:divBdr>
                    </w:div>
                  </w:divsChild>
                </w:div>
                <w:div w:id="964965389">
                  <w:marLeft w:val="0"/>
                  <w:marRight w:val="0"/>
                  <w:marTop w:val="0"/>
                  <w:marBottom w:val="0"/>
                  <w:divBdr>
                    <w:top w:val="none" w:sz="0" w:space="0" w:color="auto"/>
                    <w:left w:val="none" w:sz="0" w:space="0" w:color="auto"/>
                    <w:bottom w:val="none" w:sz="0" w:space="0" w:color="auto"/>
                    <w:right w:val="none" w:sz="0" w:space="0" w:color="auto"/>
                  </w:divBdr>
                  <w:divsChild>
                    <w:div w:id="1222139065">
                      <w:marLeft w:val="0"/>
                      <w:marRight w:val="0"/>
                      <w:marTop w:val="0"/>
                      <w:marBottom w:val="0"/>
                      <w:divBdr>
                        <w:top w:val="none" w:sz="0" w:space="0" w:color="auto"/>
                        <w:left w:val="none" w:sz="0" w:space="0" w:color="auto"/>
                        <w:bottom w:val="none" w:sz="0" w:space="0" w:color="auto"/>
                        <w:right w:val="none" w:sz="0" w:space="0" w:color="auto"/>
                      </w:divBdr>
                    </w:div>
                  </w:divsChild>
                </w:div>
                <w:div w:id="972905101">
                  <w:marLeft w:val="0"/>
                  <w:marRight w:val="0"/>
                  <w:marTop w:val="0"/>
                  <w:marBottom w:val="0"/>
                  <w:divBdr>
                    <w:top w:val="none" w:sz="0" w:space="0" w:color="auto"/>
                    <w:left w:val="none" w:sz="0" w:space="0" w:color="auto"/>
                    <w:bottom w:val="none" w:sz="0" w:space="0" w:color="auto"/>
                    <w:right w:val="none" w:sz="0" w:space="0" w:color="auto"/>
                  </w:divBdr>
                  <w:divsChild>
                    <w:div w:id="51315720">
                      <w:marLeft w:val="0"/>
                      <w:marRight w:val="0"/>
                      <w:marTop w:val="0"/>
                      <w:marBottom w:val="0"/>
                      <w:divBdr>
                        <w:top w:val="none" w:sz="0" w:space="0" w:color="auto"/>
                        <w:left w:val="none" w:sz="0" w:space="0" w:color="auto"/>
                        <w:bottom w:val="none" w:sz="0" w:space="0" w:color="auto"/>
                        <w:right w:val="none" w:sz="0" w:space="0" w:color="auto"/>
                      </w:divBdr>
                    </w:div>
                  </w:divsChild>
                </w:div>
                <w:div w:id="975913432">
                  <w:marLeft w:val="0"/>
                  <w:marRight w:val="0"/>
                  <w:marTop w:val="0"/>
                  <w:marBottom w:val="0"/>
                  <w:divBdr>
                    <w:top w:val="none" w:sz="0" w:space="0" w:color="auto"/>
                    <w:left w:val="none" w:sz="0" w:space="0" w:color="auto"/>
                    <w:bottom w:val="none" w:sz="0" w:space="0" w:color="auto"/>
                    <w:right w:val="none" w:sz="0" w:space="0" w:color="auto"/>
                  </w:divBdr>
                  <w:divsChild>
                    <w:div w:id="354891071">
                      <w:marLeft w:val="0"/>
                      <w:marRight w:val="0"/>
                      <w:marTop w:val="0"/>
                      <w:marBottom w:val="0"/>
                      <w:divBdr>
                        <w:top w:val="none" w:sz="0" w:space="0" w:color="auto"/>
                        <w:left w:val="none" w:sz="0" w:space="0" w:color="auto"/>
                        <w:bottom w:val="none" w:sz="0" w:space="0" w:color="auto"/>
                        <w:right w:val="none" w:sz="0" w:space="0" w:color="auto"/>
                      </w:divBdr>
                    </w:div>
                  </w:divsChild>
                </w:div>
                <w:div w:id="1085807243">
                  <w:marLeft w:val="0"/>
                  <w:marRight w:val="0"/>
                  <w:marTop w:val="0"/>
                  <w:marBottom w:val="0"/>
                  <w:divBdr>
                    <w:top w:val="none" w:sz="0" w:space="0" w:color="auto"/>
                    <w:left w:val="none" w:sz="0" w:space="0" w:color="auto"/>
                    <w:bottom w:val="none" w:sz="0" w:space="0" w:color="auto"/>
                    <w:right w:val="none" w:sz="0" w:space="0" w:color="auto"/>
                  </w:divBdr>
                  <w:divsChild>
                    <w:div w:id="1695577294">
                      <w:marLeft w:val="0"/>
                      <w:marRight w:val="0"/>
                      <w:marTop w:val="0"/>
                      <w:marBottom w:val="0"/>
                      <w:divBdr>
                        <w:top w:val="none" w:sz="0" w:space="0" w:color="auto"/>
                        <w:left w:val="none" w:sz="0" w:space="0" w:color="auto"/>
                        <w:bottom w:val="none" w:sz="0" w:space="0" w:color="auto"/>
                        <w:right w:val="none" w:sz="0" w:space="0" w:color="auto"/>
                      </w:divBdr>
                    </w:div>
                  </w:divsChild>
                </w:div>
                <w:div w:id="1095981072">
                  <w:marLeft w:val="0"/>
                  <w:marRight w:val="0"/>
                  <w:marTop w:val="0"/>
                  <w:marBottom w:val="0"/>
                  <w:divBdr>
                    <w:top w:val="none" w:sz="0" w:space="0" w:color="auto"/>
                    <w:left w:val="none" w:sz="0" w:space="0" w:color="auto"/>
                    <w:bottom w:val="none" w:sz="0" w:space="0" w:color="auto"/>
                    <w:right w:val="none" w:sz="0" w:space="0" w:color="auto"/>
                  </w:divBdr>
                  <w:divsChild>
                    <w:div w:id="1197736191">
                      <w:marLeft w:val="0"/>
                      <w:marRight w:val="0"/>
                      <w:marTop w:val="0"/>
                      <w:marBottom w:val="0"/>
                      <w:divBdr>
                        <w:top w:val="none" w:sz="0" w:space="0" w:color="auto"/>
                        <w:left w:val="none" w:sz="0" w:space="0" w:color="auto"/>
                        <w:bottom w:val="none" w:sz="0" w:space="0" w:color="auto"/>
                        <w:right w:val="none" w:sz="0" w:space="0" w:color="auto"/>
                      </w:divBdr>
                    </w:div>
                  </w:divsChild>
                </w:div>
                <w:div w:id="1184636265">
                  <w:marLeft w:val="0"/>
                  <w:marRight w:val="0"/>
                  <w:marTop w:val="0"/>
                  <w:marBottom w:val="0"/>
                  <w:divBdr>
                    <w:top w:val="none" w:sz="0" w:space="0" w:color="auto"/>
                    <w:left w:val="none" w:sz="0" w:space="0" w:color="auto"/>
                    <w:bottom w:val="none" w:sz="0" w:space="0" w:color="auto"/>
                    <w:right w:val="none" w:sz="0" w:space="0" w:color="auto"/>
                  </w:divBdr>
                  <w:divsChild>
                    <w:div w:id="756555179">
                      <w:marLeft w:val="0"/>
                      <w:marRight w:val="0"/>
                      <w:marTop w:val="0"/>
                      <w:marBottom w:val="0"/>
                      <w:divBdr>
                        <w:top w:val="none" w:sz="0" w:space="0" w:color="auto"/>
                        <w:left w:val="none" w:sz="0" w:space="0" w:color="auto"/>
                        <w:bottom w:val="none" w:sz="0" w:space="0" w:color="auto"/>
                        <w:right w:val="none" w:sz="0" w:space="0" w:color="auto"/>
                      </w:divBdr>
                    </w:div>
                  </w:divsChild>
                </w:div>
                <w:div w:id="1234123671">
                  <w:marLeft w:val="0"/>
                  <w:marRight w:val="0"/>
                  <w:marTop w:val="0"/>
                  <w:marBottom w:val="0"/>
                  <w:divBdr>
                    <w:top w:val="none" w:sz="0" w:space="0" w:color="auto"/>
                    <w:left w:val="none" w:sz="0" w:space="0" w:color="auto"/>
                    <w:bottom w:val="none" w:sz="0" w:space="0" w:color="auto"/>
                    <w:right w:val="none" w:sz="0" w:space="0" w:color="auto"/>
                  </w:divBdr>
                  <w:divsChild>
                    <w:div w:id="1936982818">
                      <w:marLeft w:val="0"/>
                      <w:marRight w:val="0"/>
                      <w:marTop w:val="0"/>
                      <w:marBottom w:val="0"/>
                      <w:divBdr>
                        <w:top w:val="none" w:sz="0" w:space="0" w:color="auto"/>
                        <w:left w:val="none" w:sz="0" w:space="0" w:color="auto"/>
                        <w:bottom w:val="none" w:sz="0" w:space="0" w:color="auto"/>
                        <w:right w:val="none" w:sz="0" w:space="0" w:color="auto"/>
                      </w:divBdr>
                    </w:div>
                  </w:divsChild>
                </w:div>
                <w:div w:id="1283145272">
                  <w:marLeft w:val="0"/>
                  <w:marRight w:val="0"/>
                  <w:marTop w:val="0"/>
                  <w:marBottom w:val="0"/>
                  <w:divBdr>
                    <w:top w:val="none" w:sz="0" w:space="0" w:color="auto"/>
                    <w:left w:val="none" w:sz="0" w:space="0" w:color="auto"/>
                    <w:bottom w:val="none" w:sz="0" w:space="0" w:color="auto"/>
                    <w:right w:val="none" w:sz="0" w:space="0" w:color="auto"/>
                  </w:divBdr>
                  <w:divsChild>
                    <w:div w:id="1861820310">
                      <w:marLeft w:val="0"/>
                      <w:marRight w:val="0"/>
                      <w:marTop w:val="0"/>
                      <w:marBottom w:val="0"/>
                      <w:divBdr>
                        <w:top w:val="none" w:sz="0" w:space="0" w:color="auto"/>
                        <w:left w:val="none" w:sz="0" w:space="0" w:color="auto"/>
                        <w:bottom w:val="none" w:sz="0" w:space="0" w:color="auto"/>
                        <w:right w:val="none" w:sz="0" w:space="0" w:color="auto"/>
                      </w:divBdr>
                    </w:div>
                  </w:divsChild>
                </w:div>
                <w:div w:id="1437872831">
                  <w:marLeft w:val="0"/>
                  <w:marRight w:val="0"/>
                  <w:marTop w:val="0"/>
                  <w:marBottom w:val="0"/>
                  <w:divBdr>
                    <w:top w:val="none" w:sz="0" w:space="0" w:color="auto"/>
                    <w:left w:val="none" w:sz="0" w:space="0" w:color="auto"/>
                    <w:bottom w:val="none" w:sz="0" w:space="0" w:color="auto"/>
                    <w:right w:val="none" w:sz="0" w:space="0" w:color="auto"/>
                  </w:divBdr>
                  <w:divsChild>
                    <w:div w:id="806775991">
                      <w:marLeft w:val="0"/>
                      <w:marRight w:val="0"/>
                      <w:marTop w:val="0"/>
                      <w:marBottom w:val="0"/>
                      <w:divBdr>
                        <w:top w:val="none" w:sz="0" w:space="0" w:color="auto"/>
                        <w:left w:val="none" w:sz="0" w:space="0" w:color="auto"/>
                        <w:bottom w:val="none" w:sz="0" w:space="0" w:color="auto"/>
                        <w:right w:val="none" w:sz="0" w:space="0" w:color="auto"/>
                      </w:divBdr>
                    </w:div>
                  </w:divsChild>
                </w:div>
                <w:div w:id="1632977531">
                  <w:marLeft w:val="0"/>
                  <w:marRight w:val="0"/>
                  <w:marTop w:val="0"/>
                  <w:marBottom w:val="0"/>
                  <w:divBdr>
                    <w:top w:val="none" w:sz="0" w:space="0" w:color="auto"/>
                    <w:left w:val="none" w:sz="0" w:space="0" w:color="auto"/>
                    <w:bottom w:val="none" w:sz="0" w:space="0" w:color="auto"/>
                    <w:right w:val="none" w:sz="0" w:space="0" w:color="auto"/>
                  </w:divBdr>
                  <w:divsChild>
                    <w:div w:id="257446920">
                      <w:marLeft w:val="0"/>
                      <w:marRight w:val="0"/>
                      <w:marTop w:val="0"/>
                      <w:marBottom w:val="0"/>
                      <w:divBdr>
                        <w:top w:val="none" w:sz="0" w:space="0" w:color="auto"/>
                        <w:left w:val="none" w:sz="0" w:space="0" w:color="auto"/>
                        <w:bottom w:val="none" w:sz="0" w:space="0" w:color="auto"/>
                        <w:right w:val="none" w:sz="0" w:space="0" w:color="auto"/>
                      </w:divBdr>
                    </w:div>
                  </w:divsChild>
                </w:div>
                <w:div w:id="1633747141">
                  <w:marLeft w:val="0"/>
                  <w:marRight w:val="0"/>
                  <w:marTop w:val="0"/>
                  <w:marBottom w:val="0"/>
                  <w:divBdr>
                    <w:top w:val="none" w:sz="0" w:space="0" w:color="auto"/>
                    <w:left w:val="none" w:sz="0" w:space="0" w:color="auto"/>
                    <w:bottom w:val="none" w:sz="0" w:space="0" w:color="auto"/>
                    <w:right w:val="none" w:sz="0" w:space="0" w:color="auto"/>
                  </w:divBdr>
                  <w:divsChild>
                    <w:div w:id="16392484">
                      <w:marLeft w:val="0"/>
                      <w:marRight w:val="0"/>
                      <w:marTop w:val="0"/>
                      <w:marBottom w:val="0"/>
                      <w:divBdr>
                        <w:top w:val="none" w:sz="0" w:space="0" w:color="auto"/>
                        <w:left w:val="none" w:sz="0" w:space="0" w:color="auto"/>
                        <w:bottom w:val="none" w:sz="0" w:space="0" w:color="auto"/>
                        <w:right w:val="none" w:sz="0" w:space="0" w:color="auto"/>
                      </w:divBdr>
                    </w:div>
                  </w:divsChild>
                </w:div>
                <w:div w:id="1636645123">
                  <w:marLeft w:val="0"/>
                  <w:marRight w:val="0"/>
                  <w:marTop w:val="0"/>
                  <w:marBottom w:val="0"/>
                  <w:divBdr>
                    <w:top w:val="none" w:sz="0" w:space="0" w:color="auto"/>
                    <w:left w:val="none" w:sz="0" w:space="0" w:color="auto"/>
                    <w:bottom w:val="none" w:sz="0" w:space="0" w:color="auto"/>
                    <w:right w:val="none" w:sz="0" w:space="0" w:color="auto"/>
                  </w:divBdr>
                  <w:divsChild>
                    <w:div w:id="962267546">
                      <w:marLeft w:val="0"/>
                      <w:marRight w:val="0"/>
                      <w:marTop w:val="0"/>
                      <w:marBottom w:val="0"/>
                      <w:divBdr>
                        <w:top w:val="none" w:sz="0" w:space="0" w:color="auto"/>
                        <w:left w:val="none" w:sz="0" w:space="0" w:color="auto"/>
                        <w:bottom w:val="none" w:sz="0" w:space="0" w:color="auto"/>
                        <w:right w:val="none" w:sz="0" w:space="0" w:color="auto"/>
                      </w:divBdr>
                    </w:div>
                  </w:divsChild>
                </w:div>
                <w:div w:id="1717581412">
                  <w:marLeft w:val="0"/>
                  <w:marRight w:val="0"/>
                  <w:marTop w:val="0"/>
                  <w:marBottom w:val="0"/>
                  <w:divBdr>
                    <w:top w:val="none" w:sz="0" w:space="0" w:color="auto"/>
                    <w:left w:val="none" w:sz="0" w:space="0" w:color="auto"/>
                    <w:bottom w:val="none" w:sz="0" w:space="0" w:color="auto"/>
                    <w:right w:val="none" w:sz="0" w:space="0" w:color="auto"/>
                  </w:divBdr>
                  <w:divsChild>
                    <w:div w:id="362050414">
                      <w:marLeft w:val="0"/>
                      <w:marRight w:val="0"/>
                      <w:marTop w:val="0"/>
                      <w:marBottom w:val="0"/>
                      <w:divBdr>
                        <w:top w:val="none" w:sz="0" w:space="0" w:color="auto"/>
                        <w:left w:val="none" w:sz="0" w:space="0" w:color="auto"/>
                        <w:bottom w:val="none" w:sz="0" w:space="0" w:color="auto"/>
                        <w:right w:val="none" w:sz="0" w:space="0" w:color="auto"/>
                      </w:divBdr>
                    </w:div>
                  </w:divsChild>
                </w:div>
                <w:div w:id="1834763063">
                  <w:marLeft w:val="0"/>
                  <w:marRight w:val="0"/>
                  <w:marTop w:val="0"/>
                  <w:marBottom w:val="0"/>
                  <w:divBdr>
                    <w:top w:val="none" w:sz="0" w:space="0" w:color="auto"/>
                    <w:left w:val="none" w:sz="0" w:space="0" w:color="auto"/>
                    <w:bottom w:val="none" w:sz="0" w:space="0" w:color="auto"/>
                    <w:right w:val="none" w:sz="0" w:space="0" w:color="auto"/>
                  </w:divBdr>
                  <w:divsChild>
                    <w:div w:id="1450125524">
                      <w:marLeft w:val="0"/>
                      <w:marRight w:val="0"/>
                      <w:marTop w:val="0"/>
                      <w:marBottom w:val="0"/>
                      <w:divBdr>
                        <w:top w:val="none" w:sz="0" w:space="0" w:color="auto"/>
                        <w:left w:val="none" w:sz="0" w:space="0" w:color="auto"/>
                        <w:bottom w:val="none" w:sz="0" w:space="0" w:color="auto"/>
                        <w:right w:val="none" w:sz="0" w:space="0" w:color="auto"/>
                      </w:divBdr>
                    </w:div>
                  </w:divsChild>
                </w:div>
                <w:div w:id="2057000224">
                  <w:marLeft w:val="0"/>
                  <w:marRight w:val="0"/>
                  <w:marTop w:val="0"/>
                  <w:marBottom w:val="0"/>
                  <w:divBdr>
                    <w:top w:val="none" w:sz="0" w:space="0" w:color="auto"/>
                    <w:left w:val="none" w:sz="0" w:space="0" w:color="auto"/>
                    <w:bottom w:val="none" w:sz="0" w:space="0" w:color="auto"/>
                    <w:right w:val="none" w:sz="0" w:space="0" w:color="auto"/>
                  </w:divBdr>
                  <w:divsChild>
                    <w:div w:id="2144351512">
                      <w:marLeft w:val="0"/>
                      <w:marRight w:val="0"/>
                      <w:marTop w:val="0"/>
                      <w:marBottom w:val="0"/>
                      <w:divBdr>
                        <w:top w:val="none" w:sz="0" w:space="0" w:color="auto"/>
                        <w:left w:val="none" w:sz="0" w:space="0" w:color="auto"/>
                        <w:bottom w:val="none" w:sz="0" w:space="0" w:color="auto"/>
                        <w:right w:val="none" w:sz="0" w:space="0" w:color="auto"/>
                      </w:divBdr>
                    </w:div>
                  </w:divsChild>
                </w:div>
                <w:div w:id="2076590216">
                  <w:marLeft w:val="0"/>
                  <w:marRight w:val="0"/>
                  <w:marTop w:val="0"/>
                  <w:marBottom w:val="0"/>
                  <w:divBdr>
                    <w:top w:val="none" w:sz="0" w:space="0" w:color="auto"/>
                    <w:left w:val="none" w:sz="0" w:space="0" w:color="auto"/>
                    <w:bottom w:val="none" w:sz="0" w:space="0" w:color="auto"/>
                    <w:right w:val="none" w:sz="0" w:space="0" w:color="auto"/>
                  </w:divBdr>
                  <w:divsChild>
                    <w:div w:id="117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076382">
      <w:bodyDiv w:val="1"/>
      <w:marLeft w:val="0"/>
      <w:marRight w:val="0"/>
      <w:marTop w:val="0"/>
      <w:marBottom w:val="0"/>
      <w:divBdr>
        <w:top w:val="none" w:sz="0" w:space="0" w:color="auto"/>
        <w:left w:val="none" w:sz="0" w:space="0" w:color="auto"/>
        <w:bottom w:val="none" w:sz="0" w:space="0" w:color="auto"/>
        <w:right w:val="none" w:sz="0" w:space="0" w:color="auto"/>
      </w:divBdr>
    </w:div>
    <w:div w:id="790367904">
      <w:bodyDiv w:val="1"/>
      <w:marLeft w:val="0"/>
      <w:marRight w:val="0"/>
      <w:marTop w:val="0"/>
      <w:marBottom w:val="0"/>
      <w:divBdr>
        <w:top w:val="none" w:sz="0" w:space="0" w:color="auto"/>
        <w:left w:val="none" w:sz="0" w:space="0" w:color="auto"/>
        <w:bottom w:val="none" w:sz="0" w:space="0" w:color="auto"/>
        <w:right w:val="none" w:sz="0" w:space="0" w:color="auto"/>
      </w:divBdr>
      <w:divsChild>
        <w:div w:id="318778340">
          <w:marLeft w:val="274"/>
          <w:marRight w:val="0"/>
          <w:marTop w:val="0"/>
          <w:marBottom w:val="120"/>
          <w:divBdr>
            <w:top w:val="none" w:sz="0" w:space="0" w:color="auto"/>
            <w:left w:val="none" w:sz="0" w:space="0" w:color="auto"/>
            <w:bottom w:val="none" w:sz="0" w:space="0" w:color="auto"/>
            <w:right w:val="none" w:sz="0" w:space="0" w:color="auto"/>
          </w:divBdr>
        </w:div>
        <w:div w:id="824247038">
          <w:marLeft w:val="274"/>
          <w:marRight w:val="0"/>
          <w:marTop w:val="0"/>
          <w:marBottom w:val="120"/>
          <w:divBdr>
            <w:top w:val="none" w:sz="0" w:space="0" w:color="auto"/>
            <w:left w:val="none" w:sz="0" w:space="0" w:color="auto"/>
            <w:bottom w:val="none" w:sz="0" w:space="0" w:color="auto"/>
            <w:right w:val="none" w:sz="0" w:space="0" w:color="auto"/>
          </w:divBdr>
        </w:div>
        <w:div w:id="1660184774">
          <w:marLeft w:val="274"/>
          <w:marRight w:val="0"/>
          <w:marTop w:val="0"/>
          <w:marBottom w:val="120"/>
          <w:divBdr>
            <w:top w:val="none" w:sz="0" w:space="0" w:color="auto"/>
            <w:left w:val="none" w:sz="0" w:space="0" w:color="auto"/>
            <w:bottom w:val="none" w:sz="0" w:space="0" w:color="auto"/>
            <w:right w:val="none" w:sz="0" w:space="0" w:color="auto"/>
          </w:divBdr>
        </w:div>
        <w:div w:id="1963926265">
          <w:marLeft w:val="274"/>
          <w:marRight w:val="0"/>
          <w:marTop w:val="0"/>
          <w:marBottom w:val="120"/>
          <w:divBdr>
            <w:top w:val="none" w:sz="0" w:space="0" w:color="auto"/>
            <w:left w:val="none" w:sz="0" w:space="0" w:color="auto"/>
            <w:bottom w:val="none" w:sz="0" w:space="0" w:color="auto"/>
            <w:right w:val="none" w:sz="0" w:space="0" w:color="auto"/>
          </w:divBdr>
        </w:div>
        <w:div w:id="2037728565">
          <w:marLeft w:val="274"/>
          <w:marRight w:val="0"/>
          <w:marTop w:val="0"/>
          <w:marBottom w:val="120"/>
          <w:divBdr>
            <w:top w:val="none" w:sz="0" w:space="0" w:color="auto"/>
            <w:left w:val="none" w:sz="0" w:space="0" w:color="auto"/>
            <w:bottom w:val="none" w:sz="0" w:space="0" w:color="auto"/>
            <w:right w:val="none" w:sz="0" w:space="0" w:color="auto"/>
          </w:divBdr>
        </w:div>
      </w:divsChild>
    </w:div>
    <w:div w:id="813567554">
      <w:bodyDiv w:val="1"/>
      <w:marLeft w:val="0"/>
      <w:marRight w:val="0"/>
      <w:marTop w:val="0"/>
      <w:marBottom w:val="0"/>
      <w:divBdr>
        <w:top w:val="none" w:sz="0" w:space="0" w:color="auto"/>
        <w:left w:val="none" w:sz="0" w:space="0" w:color="auto"/>
        <w:bottom w:val="none" w:sz="0" w:space="0" w:color="auto"/>
        <w:right w:val="none" w:sz="0" w:space="0" w:color="auto"/>
      </w:divBdr>
    </w:div>
    <w:div w:id="845678914">
      <w:bodyDiv w:val="1"/>
      <w:marLeft w:val="0"/>
      <w:marRight w:val="0"/>
      <w:marTop w:val="0"/>
      <w:marBottom w:val="0"/>
      <w:divBdr>
        <w:top w:val="none" w:sz="0" w:space="0" w:color="auto"/>
        <w:left w:val="none" w:sz="0" w:space="0" w:color="auto"/>
        <w:bottom w:val="none" w:sz="0" w:space="0" w:color="auto"/>
        <w:right w:val="none" w:sz="0" w:space="0" w:color="auto"/>
      </w:divBdr>
    </w:div>
    <w:div w:id="859701564">
      <w:bodyDiv w:val="1"/>
      <w:marLeft w:val="0"/>
      <w:marRight w:val="0"/>
      <w:marTop w:val="0"/>
      <w:marBottom w:val="0"/>
      <w:divBdr>
        <w:top w:val="none" w:sz="0" w:space="0" w:color="auto"/>
        <w:left w:val="none" w:sz="0" w:space="0" w:color="auto"/>
        <w:bottom w:val="none" w:sz="0" w:space="0" w:color="auto"/>
        <w:right w:val="none" w:sz="0" w:space="0" w:color="auto"/>
      </w:divBdr>
      <w:divsChild>
        <w:div w:id="1965118735">
          <w:marLeft w:val="0"/>
          <w:marRight w:val="0"/>
          <w:marTop w:val="0"/>
          <w:marBottom w:val="0"/>
          <w:divBdr>
            <w:top w:val="none" w:sz="0" w:space="0" w:color="auto"/>
            <w:left w:val="none" w:sz="0" w:space="0" w:color="auto"/>
            <w:bottom w:val="none" w:sz="0" w:space="0" w:color="auto"/>
            <w:right w:val="none" w:sz="0" w:space="0" w:color="auto"/>
          </w:divBdr>
          <w:divsChild>
            <w:div w:id="1600063104">
              <w:marLeft w:val="0"/>
              <w:marRight w:val="0"/>
              <w:marTop w:val="0"/>
              <w:marBottom w:val="0"/>
              <w:divBdr>
                <w:top w:val="none" w:sz="0" w:space="0" w:color="auto"/>
                <w:left w:val="none" w:sz="0" w:space="0" w:color="auto"/>
                <w:bottom w:val="none" w:sz="0" w:space="0" w:color="auto"/>
                <w:right w:val="none" w:sz="0" w:space="0" w:color="auto"/>
              </w:divBdr>
              <w:divsChild>
                <w:div w:id="177235157">
                  <w:marLeft w:val="0"/>
                  <w:marRight w:val="0"/>
                  <w:marTop w:val="0"/>
                  <w:marBottom w:val="0"/>
                  <w:divBdr>
                    <w:top w:val="none" w:sz="0" w:space="0" w:color="auto"/>
                    <w:left w:val="none" w:sz="0" w:space="0" w:color="auto"/>
                    <w:bottom w:val="none" w:sz="0" w:space="0" w:color="auto"/>
                    <w:right w:val="none" w:sz="0" w:space="0" w:color="auto"/>
                  </w:divBdr>
                  <w:divsChild>
                    <w:div w:id="1505902396">
                      <w:marLeft w:val="0"/>
                      <w:marRight w:val="0"/>
                      <w:marTop w:val="0"/>
                      <w:marBottom w:val="0"/>
                      <w:divBdr>
                        <w:top w:val="none" w:sz="0" w:space="0" w:color="auto"/>
                        <w:left w:val="none" w:sz="0" w:space="0" w:color="auto"/>
                        <w:bottom w:val="none" w:sz="0" w:space="0" w:color="auto"/>
                        <w:right w:val="none" w:sz="0" w:space="0" w:color="auto"/>
                      </w:divBdr>
                    </w:div>
                  </w:divsChild>
                </w:div>
                <w:div w:id="436877919">
                  <w:marLeft w:val="0"/>
                  <w:marRight w:val="0"/>
                  <w:marTop w:val="0"/>
                  <w:marBottom w:val="0"/>
                  <w:divBdr>
                    <w:top w:val="none" w:sz="0" w:space="0" w:color="auto"/>
                    <w:left w:val="none" w:sz="0" w:space="0" w:color="auto"/>
                    <w:bottom w:val="none" w:sz="0" w:space="0" w:color="auto"/>
                    <w:right w:val="none" w:sz="0" w:space="0" w:color="auto"/>
                  </w:divBdr>
                  <w:divsChild>
                    <w:div w:id="1158884159">
                      <w:marLeft w:val="0"/>
                      <w:marRight w:val="0"/>
                      <w:marTop w:val="0"/>
                      <w:marBottom w:val="0"/>
                      <w:divBdr>
                        <w:top w:val="none" w:sz="0" w:space="0" w:color="auto"/>
                        <w:left w:val="none" w:sz="0" w:space="0" w:color="auto"/>
                        <w:bottom w:val="none" w:sz="0" w:space="0" w:color="auto"/>
                        <w:right w:val="none" w:sz="0" w:space="0" w:color="auto"/>
                      </w:divBdr>
                    </w:div>
                  </w:divsChild>
                </w:div>
                <w:div w:id="534006435">
                  <w:marLeft w:val="0"/>
                  <w:marRight w:val="0"/>
                  <w:marTop w:val="0"/>
                  <w:marBottom w:val="0"/>
                  <w:divBdr>
                    <w:top w:val="none" w:sz="0" w:space="0" w:color="auto"/>
                    <w:left w:val="none" w:sz="0" w:space="0" w:color="auto"/>
                    <w:bottom w:val="none" w:sz="0" w:space="0" w:color="auto"/>
                    <w:right w:val="none" w:sz="0" w:space="0" w:color="auto"/>
                  </w:divBdr>
                  <w:divsChild>
                    <w:div w:id="872616155">
                      <w:marLeft w:val="0"/>
                      <w:marRight w:val="0"/>
                      <w:marTop w:val="0"/>
                      <w:marBottom w:val="0"/>
                      <w:divBdr>
                        <w:top w:val="none" w:sz="0" w:space="0" w:color="auto"/>
                        <w:left w:val="none" w:sz="0" w:space="0" w:color="auto"/>
                        <w:bottom w:val="none" w:sz="0" w:space="0" w:color="auto"/>
                        <w:right w:val="none" w:sz="0" w:space="0" w:color="auto"/>
                      </w:divBdr>
                    </w:div>
                  </w:divsChild>
                </w:div>
                <w:div w:id="1069965156">
                  <w:marLeft w:val="0"/>
                  <w:marRight w:val="0"/>
                  <w:marTop w:val="0"/>
                  <w:marBottom w:val="0"/>
                  <w:divBdr>
                    <w:top w:val="none" w:sz="0" w:space="0" w:color="auto"/>
                    <w:left w:val="none" w:sz="0" w:space="0" w:color="auto"/>
                    <w:bottom w:val="none" w:sz="0" w:space="0" w:color="auto"/>
                    <w:right w:val="none" w:sz="0" w:space="0" w:color="auto"/>
                  </w:divBdr>
                  <w:divsChild>
                    <w:div w:id="20238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30608">
      <w:bodyDiv w:val="1"/>
      <w:marLeft w:val="0"/>
      <w:marRight w:val="0"/>
      <w:marTop w:val="0"/>
      <w:marBottom w:val="0"/>
      <w:divBdr>
        <w:top w:val="none" w:sz="0" w:space="0" w:color="auto"/>
        <w:left w:val="none" w:sz="0" w:space="0" w:color="auto"/>
        <w:bottom w:val="none" w:sz="0" w:space="0" w:color="auto"/>
        <w:right w:val="none" w:sz="0" w:space="0" w:color="auto"/>
      </w:divBdr>
    </w:div>
    <w:div w:id="892078415">
      <w:bodyDiv w:val="1"/>
      <w:marLeft w:val="0"/>
      <w:marRight w:val="0"/>
      <w:marTop w:val="0"/>
      <w:marBottom w:val="0"/>
      <w:divBdr>
        <w:top w:val="none" w:sz="0" w:space="0" w:color="auto"/>
        <w:left w:val="none" w:sz="0" w:space="0" w:color="auto"/>
        <w:bottom w:val="none" w:sz="0" w:space="0" w:color="auto"/>
        <w:right w:val="none" w:sz="0" w:space="0" w:color="auto"/>
      </w:divBdr>
    </w:div>
    <w:div w:id="936474847">
      <w:bodyDiv w:val="1"/>
      <w:marLeft w:val="0"/>
      <w:marRight w:val="0"/>
      <w:marTop w:val="0"/>
      <w:marBottom w:val="0"/>
      <w:divBdr>
        <w:top w:val="none" w:sz="0" w:space="0" w:color="auto"/>
        <w:left w:val="none" w:sz="0" w:space="0" w:color="auto"/>
        <w:bottom w:val="none" w:sz="0" w:space="0" w:color="auto"/>
        <w:right w:val="none" w:sz="0" w:space="0" w:color="auto"/>
      </w:divBdr>
    </w:div>
    <w:div w:id="938831537">
      <w:bodyDiv w:val="1"/>
      <w:marLeft w:val="0"/>
      <w:marRight w:val="0"/>
      <w:marTop w:val="0"/>
      <w:marBottom w:val="0"/>
      <w:divBdr>
        <w:top w:val="none" w:sz="0" w:space="0" w:color="auto"/>
        <w:left w:val="none" w:sz="0" w:space="0" w:color="auto"/>
        <w:bottom w:val="none" w:sz="0" w:space="0" w:color="auto"/>
        <w:right w:val="none" w:sz="0" w:space="0" w:color="auto"/>
      </w:divBdr>
    </w:div>
    <w:div w:id="944506802">
      <w:bodyDiv w:val="1"/>
      <w:marLeft w:val="0"/>
      <w:marRight w:val="0"/>
      <w:marTop w:val="0"/>
      <w:marBottom w:val="0"/>
      <w:divBdr>
        <w:top w:val="none" w:sz="0" w:space="0" w:color="auto"/>
        <w:left w:val="none" w:sz="0" w:space="0" w:color="auto"/>
        <w:bottom w:val="none" w:sz="0" w:space="0" w:color="auto"/>
        <w:right w:val="none" w:sz="0" w:space="0" w:color="auto"/>
      </w:divBdr>
      <w:divsChild>
        <w:div w:id="667559483">
          <w:marLeft w:val="0"/>
          <w:marRight w:val="0"/>
          <w:marTop w:val="0"/>
          <w:marBottom w:val="0"/>
          <w:divBdr>
            <w:top w:val="none" w:sz="0" w:space="0" w:color="auto"/>
            <w:left w:val="none" w:sz="0" w:space="0" w:color="auto"/>
            <w:bottom w:val="none" w:sz="0" w:space="0" w:color="auto"/>
            <w:right w:val="none" w:sz="0" w:space="0" w:color="auto"/>
          </w:divBdr>
          <w:divsChild>
            <w:div w:id="1709647502">
              <w:marLeft w:val="0"/>
              <w:marRight w:val="0"/>
              <w:marTop w:val="0"/>
              <w:marBottom w:val="0"/>
              <w:divBdr>
                <w:top w:val="none" w:sz="0" w:space="0" w:color="auto"/>
                <w:left w:val="none" w:sz="0" w:space="0" w:color="auto"/>
                <w:bottom w:val="none" w:sz="0" w:space="0" w:color="auto"/>
                <w:right w:val="none" w:sz="0" w:space="0" w:color="auto"/>
              </w:divBdr>
              <w:divsChild>
                <w:div w:id="666518458">
                  <w:marLeft w:val="0"/>
                  <w:marRight w:val="0"/>
                  <w:marTop w:val="0"/>
                  <w:marBottom w:val="0"/>
                  <w:divBdr>
                    <w:top w:val="none" w:sz="0" w:space="0" w:color="auto"/>
                    <w:left w:val="none" w:sz="0" w:space="0" w:color="auto"/>
                    <w:bottom w:val="none" w:sz="0" w:space="0" w:color="auto"/>
                    <w:right w:val="none" w:sz="0" w:space="0" w:color="auto"/>
                  </w:divBdr>
                  <w:divsChild>
                    <w:div w:id="832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546134">
      <w:bodyDiv w:val="1"/>
      <w:marLeft w:val="0"/>
      <w:marRight w:val="0"/>
      <w:marTop w:val="0"/>
      <w:marBottom w:val="0"/>
      <w:divBdr>
        <w:top w:val="none" w:sz="0" w:space="0" w:color="auto"/>
        <w:left w:val="none" w:sz="0" w:space="0" w:color="auto"/>
        <w:bottom w:val="none" w:sz="0" w:space="0" w:color="auto"/>
        <w:right w:val="none" w:sz="0" w:space="0" w:color="auto"/>
      </w:divBdr>
      <w:divsChild>
        <w:div w:id="1624190490">
          <w:marLeft w:val="0"/>
          <w:marRight w:val="0"/>
          <w:marTop w:val="0"/>
          <w:marBottom w:val="0"/>
          <w:divBdr>
            <w:top w:val="none" w:sz="0" w:space="0" w:color="auto"/>
            <w:left w:val="none" w:sz="0" w:space="0" w:color="auto"/>
            <w:bottom w:val="none" w:sz="0" w:space="0" w:color="auto"/>
            <w:right w:val="none" w:sz="0" w:space="0" w:color="auto"/>
          </w:divBdr>
          <w:divsChild>
            <w:div w:id="249895623">
              <w:marLeft w:val="0"/>
              <w:marRight w:val="0"/>
              <w:marTop w:val="0"/>
              <w:marBottom w:val="0"/>
              <w:divBdr>
                <w:top w:val="none" w:sz="0" w:space="0" w:color="auto"/>
                <w:left w:val="none" w:sz="0" w:space="0" w:color="auto"/>
                <w:bottom w:val="none" w:sz="0" w:space="0" w:color="auto"/>
                <w:right w:val="none" w:sz="0" w:space="0" w:color="auto"/>
              </w:divBdr>
              <w:divsChild>
                <w:div w:id="18659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64835">
      <w:bodyDiv w:val="1"/>
      <w:marLeft w:val="0"/>
      <w:marRight w:val="0"/>
      <w:marTop w:val="0"/>
      <w:marBottom w:val="0"/>
      <w:divBdr>
        <w:top w:val="none" w:sz="0" w:space="0" w:color="auto"/>
        <w:left w:val="none" w:sz="0" w:space="0" w:color="auto"/>
        <w:bottom w:val="none" w:sz="0" w:space="0" w:color="auto"/>
        <w:right w:val="none" w:sz="0" w:space="0" w:color="auto"/>
      </w:divBdr>
    </w:div>
    <w:div w:id="951549062">
      <w:bodyDiv w:val="1"/>
      <w:marLeft w:val="0"/>
      <w:marRight w:val="0"/>
      <w:marTop w:val="0"/>
      <w:marBottom w:val="0"/>
      <w:divBdr>
        <w:top w:val="none" w:sz="0" w:space="0" w:color="auto"/>
        <w:left w:val="none" w:sz="0" w:space="0" w:color="auto"/>
        <w:bottom w:val="none" w:sz="0" w:space="0" w:color="auto"/>
        <w:right w:val="none" w:sz="0" w:space="0" w:color="auto"/>
      </w:divBdr>
      <w:divsChild>
        <w:div w:id="248270785">
          <w:marLeft w:val="274"/>
          <w:marRight w:val="0"/>
          <w:marTop w:val="0"/>
          <w:marBottom w:val="160"/>
          <w:divBdr>
            <w:top w:val="none" w:sz="0" w:space="0" w:color="auto"/>
            <w:left w:val="none" w:sz="0" w:space="0" w:color="auto"/>
            <w:bottom w:val="none" w:sz="0" w:space="0" w:color="auto"/>
            <w:right w:val="none" w:sz="0" w:space="0" w:color="auto"/>
          </w:divBdr>
        </w:div>
        <w:div w:id="563298363">
          <w:marLeft w:val="274"/>
          <w:marRight w:val="0"/>
          <w:marTop w:val="0"/>
          <w:marBottom w:val="160"/>
          <w:divBdr>
            <w:top w:val="none" w:sz="0" w:space="0" w:color="auto"/>
            <w:left w:val="none" w:sz="0" w:space="0" w:color="auto"/>
            <w:bottom w:val="none" w:sz="0" w:space="0" w:color="auto"/>
            <w:right w:val="none" w:sz="0" w:space="0" w:color="auto"/>
          </w:divBdr>
        </w:div>
        <w:div w:id="1706176619">
          <w:marLeft w:val="274"/>
          <w:marRight w:val="0"/>
          <w:marTop w:val="0"/>
          <w:marBottom w:val="160"/>
          <w:divBdr>
            <w:top w:val="none" w:sz="0" w:space="0" w:color="auto"/>
            <w:left w:val="none" w:sz="0" w:space="0" w:color="auto"/>
            <w:bottom w:val="none" w:sz="0" w:space="0" w:color="auto"/>
            <w:right w:val="none" w:sz="0" w:space="0" w:color="auto"/>
          </w:divBdr>
        </w:div>
        <w:div w:id="1895922049">
          <w:marLeft w:val="274"/>
          <w:marRight w:val="0"/>
          <w:marTop w:val="0"/>
          <w:marBottom w:val="160"/>
          <w:divBdr>
            <w:top w:val="none" w:sz="0" w:space="0" w:color="auto"/>
            <w:left w:val="none" w:sz="0" w:space="0" w:color="auto"/>
            <w:bottom w:val="none" w:sz="0" w:space="0" w:color="auto"/>
            <w:right w:val="none" w:sz="0" w:space="0" w:color="auto"/>
          </w:divBdr>
        </w:div>
      </w:divsChild>
    </w:div>
    <w:div w:id="986784234">
      <w:bodyDiv w:val="1"/>
      <w:marLeft w:val="0"/>
      <w:marRight w:val="0"/>
      <w:marTop w:val="0"/>
      <w:marBottom w:val="0"/>
      <w:divBdr>
        <w:top w:val="none" w:sz="0" w:space="0" w:color="auto"/>
        <w:left w:val="none" w:sz="0" w:space="0" w:color="auto"/>
        <w:bottom w:val="none" w:sz="0" w:space="0" w:color="auto"/>
        <w:right w:val="none" w:sz="0" w:space="0" w:color="auto"/>
      </w:divBdr>
    </w:div>
    <w:div w:id="1084646092">
      <w:bodyDiv w:val="1"/>
      <w:marLeft w:val="0"/>
      <w:marRight w:val="0"/>
      <w:marTop w:val="0"/>
      <w:marBottom w:val="0"/>
      <w:divBdr>
        <w:top w:val="none" w:sz="0" w:space="0" w:color="auto"/>
        <w:left w:val="none" w:sz="0" w:space="0" w:color="auto"/>
        <w:bottom w:val="none" w:sz="0" w:space="0" w:color="auto"/>
        <w:right w:val="none" w:sz="0" w:space="0" w:color="auto"/>
      </w:divBdr>
    </w:div>
    <w:div w:id="1088648231">
      <w:bodyDiv w:val="1"/>
      <w:marLeft w:val="0"/>
      <w:marRight w:val="0"/>
      <w:marTop w:val="0"/>
      <w:marBottom w:val="0"/>
      <w:divBdr>
        <w:top w:val="none" w:sz="0" w:space="0" w:color="auto"/>
        <w:left w:val="none" w:sz="0" w:space="0" w:color="auto"/>
        <w:bottom w:val="none" w:sz="0" w:space="0" w:color="auto"/>
        <w:right w:val="none" w:sz="0" w:space="0" w:color="auto"/>
      </w:divBdr>
    </w:div>
    <w:div w:id="1155755518">
      <w:bodyDiv w:val="1"/>
      <w:marLeft w:val="0"/>
      <w:marRight w:val="0"/>
      <w:marTop w:val="0"/>
      <w:marBottom w:val="0"/>
      <w:divBdr>
        <w:top w:val="none" w:sz="0" w:space="0" w:color="auto"/>
        <w:left w:val="none" w:sz="0" w:space="0" w:color="auto"/>
        <w:bottom w:val="none" w:sz="0" w:space="0" w:color="auto"/>
        <w:right w:val="none" w:sz="0" w:space="0" w:color="auto"/>
      </w:divBdr>
    </w:div>
    <w:div w:id="1159225115">
      <w:bodyDiv w:val="1"/>
      <w:marLeft w:val="0"/>
      <w:marRight w:val="0"/>
      <w:marTop w:val="0"/>
      <w:marBottom w:val="0"/>
      <w:divBdr>
        <w:top w:val="none" w:sz="0" w:space="0" w:color="auto"/>
        <w:left w:val="none" w:sz="0" w:space="0" w:color="auto"/>
        <w:bottom w:val="none" w:sz="0" w:space="0" w:color="auto"/>
        <w:right w:val="none" w:sz="0" w:space="0" w:color="auto"/>
      </w:divBdr>
      <w:divsChild>
        <w:div w:id="185103104">
          <w:marLeft w:val="331"/>
          <w:marRight w:val="0"/>
          <w:marTop w:val="0"/>
          <w:marBottom w:val="160"/>
          <w:divBdr>
            <w:top w:val="none" w:sz="0" w:space="0" w:color="auto"/>
            <w:left w:val="none" w:sz="0" w:space="0" w:color="auto"/>
            <w:bottom w:val="none" w:sz="0" w:space="0" w:color="auto"/>
            <w:right w:val="none" w:sz="0" w:space="0" w:color="auto"/>
          </w:divBdr>
        </w:div>
        <w:div w:id="322392877">
          <w:marLeft w:val="331"/>
          <w:marRight w:val="0"/>
          <w:marTop w:val="0"/>
          <w:marBottom w:val="160"/>
          <w:divBdr>
            <w:top w:val="none" w:sz="0" w:space="0" w:color="auto"/>
            <w:left w:val="none" w:sz="0" w:space="0" w:color="auto"/>
            <w:bottom w:val="none" w:sz="0" w:space="0" w:color="auto"/>
            <w:right w:val="none" w:sz="0" w:space="0" w:color="auto"/>
          </w:divBdr>
        </w:div>
        <w:div w:id="355430844">
          <w:marLeft w:val="331"/>
          <w:marRight w:val="0"/>
          <w:marTop w:val="0"/>
          <w:marBottom w:val="160"/>
          <w:divBdr>
            <w:top w:val="none" w:sz="0" w:space="0" w:color="auto"/>
            <w:left w:val="none" w:sz="0" w:space="0" w:color="auto"/>
            <w:bottom w:val="none" w:sz="0" w:space="0" w:color="auto"/>
            <w:right w:val="none" w:sz="0" w:space="0" w:color="auto"/>
          </w:divBdr>
        </w:div>
        <w:div w:id="480390809">
          <w:marLeft w:val="331"/>
          <w:marRight w:val="0"/>
          <w:marTop w:val="0"/>
          <w:marBottom w:val="160"/>
          <w:divBdr>
            <w:top w:val="none" w:sz="0" w:space="0" w:color="auto"/>
            <w:left w:val="none" w:sz="0" w:space="0" w:color="auto"/>
            <w:bottom w:val="none" w:sz="0" w:space="0" w:color="auto"/>
            <w:right w:val="none" w:sz="0" w:space="0" w:color="auto"/>
          </w:divBdr>
        </w:div>
        <w:div w:id="827134695">
          <w:marLeft w:val="331"/>
          <w:marRight w:val="0"/>
          <w:marTop w:val="0"/>
          <w:marBottom w:val="160"/>
          <w:divBdr>
            <w:top w:val="none" w:sz="0" w:space="0" w:color="auto"/>
            <w:left w:val="none" w:sz="0" w:space="0" w:color="auto"/>
            <w:bottom w:val="none" w:sz="0" w:space="0" w:color="auto"/>
            <w:right w:val="none" w:sz="0" w:space="0" w:color="auto"/>
          </w:divBdr>
        </w:div>
        <w:div w:id="1859075992">
          <w:marLeft w:val="331"/>
          <w:marRight w:val="0"/>
          <w:marTop w:val="0"/>
          <w:marBottom w:val="160"/>
          <w:divBdr>
            <w:top w:val="none" w:sz="0" w:space="0" w:color="auto"/>
            <w:left w:val="none" w:sz="0" w:space="0" w:color="auto"/>
            <w:bottom w:val="none" w:sz="0" w:space="0" w:color="auto"/>
            <w:right w:val="none" w:sz="0" w:space="0" w:color="auto"/>
          </w:divBdr>
        </w:div>
        <w:div w:id="2029941788">
          <w:marLeft w:val="331"/>
          <w:marRight w:val="0"/>
          <w:marTop w:val="0"/>
          <w:marBottom w:val="160"/>
          <w:divBdr>
            <w:top w:val="none" w:sz="0" w:space="0" w:color="auto"/>
            <w:left w:val="none" w:sz="0" w:space="0" w:color="auto"/>
            <w:bottom w:val="none" w:sz="0" w:space="0" w:color="auto"/>
            <w:right w:val="none" w:sz="0" w:space="0" w:color="auto"/>
          </w:divBdr>
        </w:div>
      </w:divsChild>
    </w:div>
    <w:div w:id="1166898615">
      <w:bodyDiv w:val="1"/>
      <w:marLeft w:val="0"/>
      <w:marRight w:val="0"/>
      <w:marTop w:val="0"/>
      <w:marBottom w:val="0"/>
      <w:divBdr>
        <w:top w:val="none" w:sz="0" w:space="0" w:color="auto"/>
        <w:left w:val="none" w:sz="0" w:space="0" w:color="auto"/>
        <w:bottom w:val="none" w:sz="0" w:space="0" w:color="auto"/>
        <w:right w:val="none" w:sz="0" w:space="0" w:color="auto"/>
      </w:divBdr>
    </w:div>
    <w:div w:id="1239437510">
      <w:bodyDiv w:val="1"/>
      <w:marLeft w:val="0"/>
      <w:marRight w:val="0"/>
      <w:marTop w:val="0"/>
      <w:marBottom w:val="0"/>
      <w:divBdr>
        <w:top w:val="none" w:sz="0" w:space="0" w:color="auto"/>
        <w:left w:val="none" w:sz="0" w:space="0" w:color="auto"/>
        <w:bottom w:val="none" w:sz="0" w:space="0" w:color="auto"/>
        <w:right w:val="none" w:sz="0" w:space="0" w:color="auto"/>
      </w:divBdr>
      <w:divsChild>
        <w:div w:id="103118365">
          <w:marLeft w:val="274"/>
          <w:marRight w:val="0"/>
          <w:marTop w:val="0"/>
          <w:marBottom w:val="160"/>
          <w:divBdr>
            <w:top w:val="none" w:sz="0" w:space="0" w:color="auto"/>
            <w:left w:val="none" w:sz="0" w:space="0" w:color="auto"/>
            <w:bottom w:val="none" w:sz="0" w:space="0" w:color="auto"/>
            <w:right w:val="none" w:sz="0" w:space="0" w:color="auto"/>
          </w:divBdr>
        </w:div>
        <w:div w:id="476151008">
          <w:marLeft w:val="274"/>
          <w:marRight w:val="0"/>
          <w:marTop w:val="0"/>
          <w:marBottom w:val="160"/>
          <w:divBdr>
            <w:top w:val="none" w:sz="0" w:space="0" w:color="auto"/>
            <w:left w:val="none" w:sz="0" w:space="0" w:color="auto"/>
            <w:bottom w:val="none" w:sz="0" w:space="0" w:color="auto"/>
            <w:right w:val="none" w:sz="0" w:space="0" w:color="auto"/>
          </w:divBdr>
        </w:div>
      </w:divsChild>
    </w:div>
    <w:div w:id="1249002772">
      <w:bodyDiv w:val="1"/>
      <w:marLeft w:val="0"/>
      <w:marRight w:val="0"/>
      <w:marTop w:val="0"/>
      <w:marBottom w:val="0"/>
      <w:divBdr>
        <w:top w:val="none" w:sz="0" w:space="0" w:color="auto"/>
        <w:left w:val="none" w:sz="0" w:space="0" w:color="auto"/>
        <w:bottom w:val="none" w:sz="0" w:space="0" w:color="auto"/>
        <w:right w:val="none" w:sz="0" w:space="0" w:color="auto"/>
      </w:divBdr>
    </w:div>
    <w:div w:id="1250046907">
      <w:bodyDiv w:val="1"/>
      <w:marLeft w:val="0"/>
      <w:marRight w:val="0"/>
      <w:marTop w:val="0"/>
      <w:marBottom w:val="0"/>
      <w:divBdr>
        <w:top w:val="none" w:sz="0" w:space="0" w:color="auto"/>
        <w:left w:val="none" w:sz="0" w:space="0" w:color="auto"/>
        <w:bottom w:val="none" w:sz="0" w:space="0" w:color="auto"/>
        <w:right w:val="none" w:sz="0" w:space="0" w:color="auto"/>
      </w:divBdr>
    </w:div>
    <w:div w:id="1253317434">
      <w:bodyDiv w:val="1"/>
      <w:marLeft w:val="0"/>
      <w:marRight w:val="0"/>
      <w:marTop w:val="0"/>
      <w:marBottom w:val="0"/>
      <w:divBdr>
        <w:top w:val="none" w:sz="0" w:space="0" w:color="auto"/>
        <w:left w:val="none" w:sz="0" w:space="0" w:color="auto"/>
        <w:bottom w:val="none" w:sz="0" w:space="0" w:color="auto"/>
        <w:right w:val="none" w:sz="0" w:space="0" w:color="auto"/>
      </w:divBdr>
    </w:div>
    <w:div w:id="1275285063">
      <w:bodyDiv w:val="1"/>
      <w:marLeft w:val="0"/>
      <w:marRight w:val="0"/>
      <w:marTop w:val="0"/>
      <w:marBottom w:val="0"/>
      <w:divBdr>
        <w:top w:val="none" w:sz="0" w:space="0" w:color="auto"/>
        <w:left w:val="none" w:sz="0" w:space="0" w:color="auto"/>
        <w:bottom w:val="none" w:sz="0" w:space="0" w:color="auto"/>
        <w:right w:val="none" w:sz="0" w:space="0" w:color="auto"/>
      </w:divBdr>
    </w:div>
    <w:div w:id="1305697672">
      <w:bodyDiv w:val="1"/>
      <w:marLeft w:val="0"/>
      <w:marRight w:val="0"/>
      <w:marTop w:val="0"/>
      <w:marBottom w:val="0"/>
      <w:divBdr>
        <w:top w:val="none" w:sz="0" w:space="0" w:color="auto"/>
        <w:left w:val="none" w:sz="0" w:space="0" w:color="auto"/>
        <w:bottom w:val="none" w:sz="0" w:space="0" w:color="auto"/>
        <w:right w:val="none" w:sz="0" w:space="0" w:color="auto"/>
      </w:divBdr>
    </w:div>
    <w:div w:id="1311906257">
      <w:bodyDiv w:val="1"/>
      <w:marLeft w:val="0"/>
      <w:marRight w:val="0"/>
      <w:marTop w:val="0"/>
      <w:marBottom w:val="0"/>
      <w:divBdr>
        <w:top w:val="none" w:sz="0" w:space="0" w:color="auto"/>
        <w:left w:val="none" w:sz="0" w:space="0" w:color="auto"/>
        <w:bottom w:val="none" w:sz="0" w:space="0" w:color="auto"/>
        <w:right w:val="none" w:sz="0" w:space="0" w:color="auto"/>
      </w:divBdr>
      <w:divsChild>
        <w:div w:id="251939694">
          <w:marLeft w:val="0"/>
          <w:marRight w:val="0"/>
          <w:marTop w:val="0"/>
          <w:marBottom w:val="0"/>
          <w:divBdr>
            <w:top w:val="none" w:sz="0" w:space="0" w:color="auto"/>
            <w:left w:val="none" w:sz="0" w:space="0" w:color="auto"/>
            <w:bottom w:val="none" w:sz="0" w:space="0" w:color="auto"/>
            <w:right w:val="none" w:sz="0" w:space="0" w:color="auto"/>
          </w:divBdr>
          <w:divsChild>
            <w:div w:id="415976821">
              <w:marLeft w:val="0"/>
              <w:marRight w:val="0"/>
              <w:marTop w:val="0"/>
              <w:marBottom w:val="0"/>
              <w:divBdr>
                <w:top w:val="none" w:sz="0" w:space="0" w:color="auto"/>
                <w:left w:val="none" w:sz="0" w:space="0" w:color="auto"/>
                <w:bottom w:val="none" w:sz="0" w:space="0" w:color="auto"/>
                <w:right w:val="none" w:sz="0" w:space="0" w:color="auto"/>
              </w:divBdr>
              <w:divsChild>
                <w:div w:id="1658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095274">
      <w:bodyDiv w:val="1"/>
      <w:marLeft w:val="0"/>
      <w:marRight w:val="0"/>
      <w:marTop w:val="0"/>
      <w:marBottom w:val="0"/>
      <w:divBdr>
        <w:top w:val="none" w:sz="0" w:space="0" w:color="auto"/>
        <w:left w:val="none" w:sz="0" w:space="0" w:color="auto"/>
        <w:bottom w:val="none" w:sz="0" w:space="0" w:color="auto"/>
        <w:right w:val="none" w:sz="0" w:space="0" w:color="auto"/>
      </w:divBdr>
    </w:div>
    <w:div w:id="1316953794">
      <w:bodyDiv w:val="1"/>
      <w:marLeft w:val="0"/>
      <w:marRight w:val="0"/>
      <w:marTop w:val="0"/>
      <w:marBottom w:val="0"/>
      <w:divBdr>
        <w:top w:val="none" w:sz="0" w:space="0" w:color="auto"/>
        <w:left w:val="none" w:sz="0" w:space="0" w:color="auto"/>
        <w:bottom w:val="none" w:sz="0" w:space="0" w:color="auto"/>
        <w:right w:val="none" w:sz="0" w:space="0" w:color="auto"/>
      </w:divBdr>
    </w:div>
    <w:div w:id="1335649821">
      <w:bodyDiv w:val="1"/>
      <w:marLeft w:val="0"/>
      <w:marRight w:val="0"/>
      <w:marTop w:val="0"/>
      <w:marBottom w:val="0"/>
      <w:divBdr>
        <w:top w:val="none" w:sz="0" w:space="0" w:color="auto"/>
        <w:left w:val="none" w:sz="0" w:space="0" w:color="auto"/>
        <w:bottom w:val="none" w:sz="0" w:space="0" w:color="auto"/>
        <w:right w:val="none" w:sz="0" w:space="0" w:color="auto"/>
      </w:divBdr>
      <w:divsChild>
        <w:div w:id="1248492638">
          <w:marLeft w:val="274"/>
          <w:marRight w:val="0"/>
          <w:marTop w:val="0"/>
          <w:marBottom w:val="160"/>
          <w:divBdr>
            <w:top w:val="none" w:sz="0" w:space="0" w:color="auto"/>
            <w:left w:val="none" w:sz="0" w:space="0" w:color="auto"/>
            <w:bottom w:val="none" w:sz="0" w:space="0" w:color="auto"/>
            <w:right w:val="none" w:sz="0" w:space="0" w:color="auto"/>
          </w:divBdr>
        </w:div>
        <w:div w:id="1283465659">
          <w:marLeft w:val="274"/>
          <w:marRight w:val="0"/>
          <w:marTop w:val="0"/>
          <w:marBottom w:val="160"/>
          <w:divBdr>
            <w:top w:val="none" w:sz="0" w:space="0" w:color="auto"/>
            <w:left w:val="none" w:sz="0" w:space="0" w:color="auto"/>
            <w:bottom w:val="none" w:sz="0" w:space="0" w:color="auto"/>
            <w:right w:val="none" w:sz="0" w:space="0" w:color="auto"/>
          </w:divBdr>
        </w:div>
        <w:div w:id="2011520776">
          <w:marLeft w:val="274"/>
          <w:marRight w:val="0"/>
          <w:marTop w:val="0"/>
          <w:marBottom w:val="160"/>
          <w:divBdr>
            <w:top w:val="none" w:sz="0" w:space="0" w:color="auto"/>
            <w:left w:val="none" w:sz="0" w:space="0" w:color="auto"/>
            <w:bottom w:val="none" w:sz="0" w:space="0" w:color="auto"/>
            <w:right w:val="none" w:sz="0" w:space="0" w:color="auto"/>
          </w:divBdr>
        </w:div>
      </w:divsChild>
    </w:div>
    <w:div w:id="1338577000">
      <w:bodyDiv w:val="1"/>
      <w:marLeft w:val="0"/>
      <w:marRight w:val="0"/>
      <w:marTop w:val="0"/>
      <w:marBottom w:val="0"/>
      <w:divBdr>
        <w:top w:val="none" w:sz="0" w:space="0" w:color="auto"/>
        <w:left w:val="none" w:sz="0" w:space="0" w:color="auto"/>
        <w:bottom w:val="none" w:sz="0" w:space="0" w:color="auto"/>
        <w:right w:val="none" w:sz="0" w:space="0" w:color="auto"/>
      </w:divBdr>
    </w:div>
    <w:div w:id="1389691513">
      <w:bodyDiv w:val="1"/>
      <w:marLeft w:val="0"/>
      <w:marRight w:val="0"/>
      <w:marTop w:val="0"/>
      <w:marBottom w:val="0"/>
      <w:divBdr>
        <w:top w:val="none" w:sz="0" w:space="0" w:color="auto"/>
        <w:left w:val="none" w:sz="0" w:space="0" w:color="auto"/>
        <w:bottom w:val="none" w:sz="0" w:space="0" w:color="auto"/>
        <w:right w:val="none" w:sz="0" w:space="0" w:color="auto"/>
      </w:divBdr>
      <w:divsChild>
        <w:div w:id="127482703">
          <w:marLeft w:val="360"/>
          <w:marRight w:val="0"/>
          <w:marTop w:val="0"/>
          <w:marBottom w:val="160"/>
          <w:divBdr>
            <w:top w:val="none" w:sz="0" w:space="0" w:color="auto"/>
            <w:left w:val="none" w:sz="0" w:space="0" w:color="auto"/>
            <w:bottom w:val="none" w:sz="0" w:space="0" w:color="auto"/>
            <w:right w:val="none" w:sz="0" w:space="0" w:color="auto"/>
          </w:divBdr>
        </w:div>
        <w:div w:id="227765145">
          <w:marLeft w:val="360"/>
          <w:marRight w:val="0"/>
          <w:marTop w:val="0"/>
          <w:marBottom w:val="160"/>
          <w:divBdr>
            <w:top w:val="none" w:sz="0" w:space="0" w:color="auto"/>
            <w:left w:val="none" w:sz="0" w:space="0" w:color="auto"/>
            <w:bottom w:val="none" w:sz="0" w:space="0" w:color="auto"/>
            <w:right w:val="none" w:sz="0" w:space="0" w:color="auto"/>
          </w:divBdr>
        </w:div>
        <w:div w:id="279998519">
          <w:marLeft w:val="360"/>
          <w:marRight w:val="0"/>
          <w:marTop w:val="0"/>
          <w:marBottom w:val="160"/>
          <w:divBdr>
            <w:top w:val="none" w:sz="0" w:space="0" w:color="auto"/>
            <w:left w:val="none" w:sz="0" w:space="0" w:color="auto"/>
            <w:bottom w:val="none" w:sz="0" w:space="0" w:color="auto"/>
            <w:right w:val="none" w:sz="0" w:space="0" w:color="auto"/>
          </w:divBdr>
        </w:div>
        <w:div w:id="412437340">
          <w:marLeft w:val="360"/>
          <w:marRight w:val="0"/>
          <w:marTop w:val="0"/>
          <w:marBottom w:val="160"/>
          <w:divBdr>
            <w:top w:val="none" w:sz="0" w:space="0" w:color="auto"/>
            <w:left w:val="none" w:sz="0" w:space="0" w:color="auto"/>
            <w:bottom w:val="none" w:sz="0" w:space="0" w:color="auto"/>
            <w:right w:val="none" w:sz="0" w:space="0" w:color="auto"/>
          </w:divBdr>
        </w:div>
        <w:div w:id="466431903">
          <w:marLeft w:val="360"/>
          <w:marRight w:val="0"/>
          <w:marTop w:val="0"/>
          <w:marBottom w:val="160"/>
          <w:divBdr>
            <w:top w:val="none" w:sz="0" w:space="0" w:color="auto"/>
            <w:left w:val="none" w:sz="0" w:space="0" w:color="auto"/>
            <w:bottom w:val="none" w:sz="0" w:space="0" w:color="auto"/>
            <w:right w:val="none" w:sz="0" w:space="0" w:color="auto"/>
          </w:divBdr>
        </w:div>
        <w:div w:id="525140757">
          <w:marLeft w:val="360"/>
          <w:marRight w:val="0"/>
          <w:marTop w:val="0"/>
          <w:marBottom w:val="160"/>
          <w:divBdr>
            <w:top w:val="none" w:sz="0" w:space="0" w:color="auto"/>
            <w:left w:val="none" w:sz="0" w:space="0" w:color="auto"/>
            <w:bottom w:val="none" w:sz="0" w:space="0" w:color="auto"/>
            <w:right w:val="none" w:sz="0" w:space="0" w:color="auto"/>
          </w:divBdr>
        </w:div>
        <w:div w:id="646907894">
          <w:marLeft w:val="360"/>
          <w:marRight w:val="0"/>
          <w:marTop w:val="0"/>
          <w:marBottom w:val="160"/>
          <w:divBdr>
            <w:top w:val="none" w:sz="0" w:space="0" w:color="auto"/>
            <w:left w:val="none" w:sz="0" w:space="0" w:color="auto"/>
            <w:bottom w:val="none" w:sz="0" w:space="0" w:color="auto"/>
            <w:right w:val="none" w:sz="0" w:space="0" w:color="auto"/>
          </w:divBdr>
        </w:div>
        <w:div w:id="689260392">
          <w:marLeft w:val="360"/>
          <w:marRight w:val="0"/>
          <w:marTop w:val="0"/>
          <w:marBottom w:val="160"/>
          <w:divBdr>
            <w:top w:val="none" w:sz="0" w:space="0" w:color="auto"/>
            <w:left w:val="none" w:sz="0" w:space="0" w:color="auto"/>
            <w:bottom w:val="none" w:sz="0" w:space="0" w:color="auto"/>
            <w:right w:val="none" w:sz="0" w:space="0" w:color="auto"/>
          </w:divBdr>
        </w:div>
        <w:div w:id="1268729827">
          <w:marLeft w:val="360"/>
          <w:marRight w:val="0"/>
          <w:marTop w:val="0"/>
          <w:marBottom w:val="160"/>
          <w:divBdr>
            <w:top w:val="none" w:sz="0" w:space="0" w:color="auto"/>
            <w:left w:val="none" w:sz="0" w:space="0" w:color="auto"/>
            <w:bottom w:val="none" w:sz="0" w:space="0" w:color="auto"/>
            <w:right w:val="none" w:sz="0" w:space="0" w:color="auto"/>
          </w:divBdr>
        </w:div>
        <w:div w:id="1768959860">
          <w:marLeft w:val="360"/>
          <w:marRight w:val="0"/>
          <w:marTop w:val="0"/>
          <w:marBottom w:val="160"/>
          <w:divBdr>
            <w:top w:val="none" w:sz="0" w:space="0" w:color="auto"/>
            <w:left w:val="none" w:sz="0" w:space="0" w:color="auto"/>
            <w:bottom w:val="none" w:sz="0" w:space="0" w:color="auto"/>
            <w:right w:val="none" w:sz="0" w:space="0" w:color="auto"/>
          </w:divBdr>
        </w:div>
        <w:div w:id="1846675942">
          <w:marLeft w:val="360"/>
          <w:marRight w:val="0"/>
          <w:marTop w:val="0"/>
          <w:marBottom w:val="160"/>
          <w:divBdr>
            <w:top w:val="none" w:sz="0" w:space="0" w:color="auto"/>
            <w:left w:val="none" w:sz="0" w:space="0" w:color="auto"/>
            <w:bottom w:val="none" w:sz="0" w:space="0" w:color="auto"/>
            <w:right w:val="none" w:sz="0" w:space="0" w:color="auto"/>
          </w:divBdr>
        </w:div>
        <w:div w:id="2002075062">
          <w:marLeft w:val="360"/>
          <w:marRight w:val="0"/>
          <w:marTop w:val="0"/>
          <w:marBottom w:val="160"/>
          <w:divBdr>
            <w:top w:val="none" w:sz="0" w:space="0" w:color="auto"/>
            <w:left w:val="none" w:sz="0" w:space="0" w:color="auto"/>
            <w:bottom w:val="none" w:sz="0" w:space="0" w:color="auto"/>
            <w:right w:val="none" w:sz="0" w:space="0" w:color="auto"/>
          </w:divBdr>
        </w:div>
      </w:divsChild>
    </w:div>
    <w:div w:id="1390574671">
      <w:bodyDiv w:val="1"/>
      <w:marLeft w:val="0"/>
      <w:marRight w:val="0"/>
      <w:marTop w:val="0"/>
      <w:marBottom w:val="0"/>
      <w:divBdr>
        <w:top w:val="none" w:sz="0" w:space="0" w:color="auto"/>
        <w:left w:val="none" w:sz="0" w:space="0" w:color="auto"/>
        <w:bottom w:val="none" w:sz="0" w:space="0" w:color="auto"/>
        <w:right w:val="none" w:sz="0" w:space="0" w:color="auto"/>
      </w:divBdr>
      <w:divsChild>
        <w:div w:id="100608699">
          <w:marLeft w:val="274"/>
          <w:marRight w:val="0"/>
          <w:marTop w:val="58"/>
          <w:marBottom w:val="0"/>
          <w:divBdr>
            <w:top w:val="none" w:sz="0" w:space="0" w:color="auto"/>
            <w:left w:val="none" w:sz="0" w:space="0" w:color="auto"/>
            <w:bottom w:val="none" w:sz="0" w:space="0" w:color="auto"/>
            <w:right w:val="none" w:sz="0" w:space="0" w:color="auto"/>
          </w:divBdr>
        </w:div>
        <w:div w:id="189149859">
          <w:marLeft w:val="274"/>
          <w:marRight w:val="0"/>
          <w:marTop w:val="58"/>
          <w:marBottom w:val="0"/>
          <w:divBdr>
            <w:top w:val="none" w:sz="0" w:space="0" w:color="auto"/>
            <w:left w:val="none" w:sz="0" w:space="0" w:color="auto"/>
            <w:bottom w:val="none" w:sz="0" w:space="0" w:color="auto"/>
            <w:right w:val="none" w:sz="0" w:space="0" w:color="auto"/>
          </w:divBdr>
        </w:div>
        <w:div w:id="588777695">
          <w:marLeft w:val="274"/>
          <w:marRight w:val="0"/>
          <w:marTop w:val="58"/>
          <w:marBottom w:val="0"/>
          <w:divBdr>
            <w:top w:val="none" w:sz="0" w:space="0" w:color="auto"/>
            <w:left w:val="none" w:sz="0" w:space="0" w:color="auto"/>
            <w:bottom w:val="none" w:sz="0" w:space="0" w:color="auto"/>
            <w:right w:val="none" w:sz="0" w:space="0" w:color="auto"/>
          </w:divBdr>
        </w:div>
        <w:div w:id="668751663">
          <w:marLeft w:val="274"/>
          <w:marRight w:val="0"/>
          <w:marTop w:val="58"/>
          <w:marBottom w:val="0"/>
          <w:divBdr>
            <w:top w:val="none" w:sz="0" w:space="0" w:color="auto"/>
            <w:left w:val="none" w:sz="0" w:space="0" w:color="auto"/>
            <w:bottom w:val="none" w:sz="0" w:space="0" w:color="auto"/>
            <w:right w:val="none" w:sz="0" w:space="0" w:color="auto"/>
          </w:divBdr>
        </w:div>
        <w:div w:id="839001510">
          <w:marLeft w:val="274"/>
          <w:marRight w:val="0"/>
          <w:marTop w:val="58"/>
          <w:marBottom w:val="0"/>
          <w:divBdr>
            <w:top w:val="none" w:sz="0" w:space="0" w:color="auto"/>
            <w:left w:val="none" w:sz="0" w:space="0" w:color="auto"/>
            <w:bottom w:val="none" w:sz="0" w:space="0" w:color="auto"/>
            <w:right w:val="none" w:sz="0" w:space="0" w:color="auto"/>
          </w:divBdr>
        </w:div>
        <w:div w:id="929971487">
          <w:marLeft w:val="274"/>
          <w:marRight w:val="0"/>
          <w:marTop w:val="58"/>
          <w:marBottom w:val="0"/>
          <w:divBdr>
            <w:top w:val="none" w:sz="0" w:space="0" w:color="auto"/>
            <w:left w:val="none" w:sz="0" w:space="0" w:color="auto"/>
            <w:bottom w:val="none" w:sz="0" w:space="0" w:color="auto"/>
            <w:right w:val="none" w:sz="0" w:space="0" w:color="auto"/>
          </w:divBdr>
        </w:div>
        <w:div w:id="999041113">
          <w:marLeft w:val="274"/>
          <w:marRight w:val="0"/>
          <w:marTop w:val="58"/>
          <w:marBottom w:val="0"/>
          <w:divBdr>
            <w:top w:val="none" w:sz="0" w:space="0" w:color="auto"/>
            <w:left w:val="none" w:sz="0" w:space="0" w:color="auto"/>
            <w:bottom w:val="none" w:sz="0" w:space="0" w:color="auto"/>
            <w:right w:val="none" w:sz="0" w:space="0" w:color="auto"/>
          </w:divBdr>
        </w:div>
        <w:div w:id="1137836486">
          <w:marLeft w:val="274"/>
          <w:marRight w:val="0"/>
          <w:marTop w:val="58"/>
          <w:marBottom w:val="0"/>
          <w:divBdr>
            <w:top w:val="none" w:sz="0" w:space="0" w:color="auto"/>
            <w:left w:val="none" w:sz="0" w:space="0" w:color="auto"/>
            <w:bottom w:val="none" w:sz="0" w:space="0" w:color="auto"/>
            <w:right w:val="none" w:sz="0" w:space="0" w:color="auto"/>
          </w:divBdr>
        </w:div>
        <w:div w:id="1400326540">
          <w:marLeft w:val="274"/>
          <w:marRight w:val="0"/>
          <w:marTop w:val="58"/>
          <w:marBottom w:val="0"/>
          <w:divBdr>
            <w:top w:val="none" w:sz="0" w:space="0" w:color="auto"/>
            <w:left w:val="none" w:sz="0" w:space="0" w:color="auto"/>
            <w:bottom w:val="none" w:sz="0" w:space="0" w:color="auto"/>
            <w:right w:val="none" w:sz="0" w:space="0" w:color="auto"/>
          </w:divBdr>
        </w:div>
        <w:div w:id="1809476031">
          <w:marLeft w:val="274"/>
          <w:marRight w:val="0"/>
          <w:marTop w:val="58"/>
          <w:marBottom w:val="0"/>
          <w:divBdr>
            <w:top w:val="none" w:sz="0" w:space="0" w:color="auto"/>
            <w:left w:val="none" w:sz="0" w:space="0" w:color="auto"/>
            <w:bottom w:val="none" w:sz="0" w:space="0" w:color="auto"/>
            <w:right w:val="none" w:sz="0" w:space="0" w:color="auto"/>
          </w:divBdr>
        </w:div>
      </w:divsChild>
    </w:div>
    <w:div w:id="1407145184">
      <w:bodyDiv w:val="1"/>
      <w:marLeft w:val="0"/>
      <w:marRight w:val="0"/>
      <w:marTop w:val="0"/>
      <w:marBottom w:val="0"/>
      <w:divBdr>
        <w:top w:val="none" w:sz="0" w:space="0" w:color="auto"/>
        <w:left w:val="none" w:sz="0" w:space="0" w:color="auto"/>
        <w:bottom w:val="none" w:sz="0" w:space="0" w:color="auto"/>
        <w:right w:val="none" w:sz="0" w:space="0" w:color="auto"/>
      </w:divBdr>
      <w:divsChild>
        <w:div w:id="145980346">
          <w:marLeft w:val="0"/>
          <w:marRight w:val="0"/>
          <w:marTop w:val="0"/>
          <w:marBottom w:val="0"/>
          <w:divBdr>
            <w:top w:val="none" w:sz="0" w:space="0" w:color="auto"/>
            <w:left w:val="none" w:sz="0" w:space="0" w:color="auto"/>
            <w:bottom w:val="none" w:sz="0" w:space="0" w:color="auto"/>
            <w:right w:val="none" w:sz="0" w:space="0" w:color="auto"/>
          </w:divBdr>
        </w:div>
        <w:div w:id="245959835">
          <w:marLeft w:val="0"/>
          <w:marRight w:val="0"/>
          <w:marTop w:val="0"/>
          <w:marBottom w:val="0"/>
          <w:divBdr>
            <w:top w:val="none" w:sz="0" w:space="0" w:color="auto"/>
            <w:left w:val="none" w:sz="0" w:space="0" w:color="auto"/>
            <w:bottom w:val="none" w:sz="0" w:space="0" w:color="auto"/>
            <w:right w:val="none" w:sz="0" w:space="0" w:color="auto"/>
          </w:divBdr>
        </w:div>
        <w:div w:id="334454706">
          <w:marLeft w:val="0"/>
          <w:marRight w:val="0"/>
          <w:marTop w:val="0"/>
          <w:marBottom w:val="0"/>
          <w:divBdr>
            <w:top w:val="none" w:sz="0" w:space="0" w:color="auto"/>
            <w:left w:val="none" w:sz="0" w:space="0" w:color="auto"/>
            <w:bottom w:val="none" w:sz="0" w:space="0" w:color="auto"/>
            <w:right w:val="none" w:sz="0" w:space="0" w:color="auto"/>
          </w:divBdr>
        </w:div>
        <w:div w:id="371081385">
          <w:marLeft w:val="0"/>
          <w:marRight w:val="0"/>
          <w:marTop w:val="0"/>
          <w:marBottom w:val="0"/>
          <w:divBdr>
            <w:top w:val="none" w:sz="0" w:space="0" w:color="auto"/>
            <w:left w:val="none" w:sz="0" w:space="0" w:color="auto"/>
            <w:bottom w:val="none" w:sz="0" w:space="0" w:color="auto"/>
            <w:right w:val="none" w:sz="0" w:space="0" w:color="auto"/>
          </w:divBdr>
        </w:div>
        <w:div w:id="672345567">
          <w:marLeft w:val="0"/>
          <w:marRight w:val="0"/>
          <w:marTop w:val="0"/>
          <w:marBottom w:val="0"/>
          <w:divBdr>
            <w:top w:val="none" w:sz="0" w:space="0" w:color="auto"/>
            <w:left w:val="none" w:sz="0" w:space="0" w:color="auto"/>
            <w:bottom w:val="none" w:sz="0" w:space="0" w:color="auto"/>
            <w:right w:val="none" w:sz="0" w:space="0" w:color="auto"/>
          </w:divBdr>
        </w:div>
        <w:div w:id="715466611">
          <w:marLeft w:val="0"/>
          <w:marRight w:val="0"/>
          <w:marTop w:val="0"/>
          <w:marBottom w:val="0"/>
          <w:divBdr>
            <w:top w:val="none" w:sz="0" w:space="0" w:color="auto"/>
            <w:left w:val="none" w:sz="0" w:space="0" w:color="auto"/>
            <w:bottom w:val="none" w:sz="0" w:space="0" w:color="auto"/>
            <w:right w:val="none" w:sz="0" w:space="0" w:color="auto"/>
          </w:divBdr>
        </w:div>
        <w:div w:id="881282531">
          <w:marLeft w:val="0"/>
          <w:marRight w:val="0"/>
          <w:marTop w:val="0"/>
          <w:marBottom w:val="0"/>
          <w:divBdr>
            <w:top w:val="none" w:sz="0" w:space="0" w:color="auto"/>
            <w:left w:val="none" w:sz="0" w:space="0" w:color="auto"/>
            <w:bottom w:val="none" w:sz="0" w:space="0" w:color="auto"/>
            <w:right w:val="none" w:sz="0" w:space="0" w:color="auto"/>
          </w:divBdr>
        </w:div>
        <w:div w:id="909466275">
          <w:marLeft w:val="0"/>
          <w:marRight w:val="0"/>
          <w:marTop w:val="0"/>
          <w:marBottom w:val="0"/>
          <w:divBdr>
            <w:top w:val="none" w:sz="0" w:space="0" w:color="auto"/>
            <w:left w:val="none" w:sz="0" w:space="0" w:color="auto"/>
            <w:bottom w:val="none" w:sz="0" w:space="0" w:color="auto"/>
            <w:right w:val="none" w:sz="0" w:space="0" w:color="auto"/>
          </w:divBdr>
        </w:div>
        <w:div w:id="1012951945">
          <w:marLeft w:val="0"/>
          <w:marRight w:val="0"/>
          <w:marTop w:val="0"/>
          <w:marBottom w:val="0"/>
          <w:divBdr>
            <w:top w:val="none" w:sz="0" w:space="0" w:color="auto"/>
            <w:left w:val="none" w:sz="0" w:space="0" w:color="auto"/>
            <w:bottom w:val="none" w:sz="0" w:space="0" w:color="auto"/>
            <w:right w:val="none" w:sz="0" w:space="0" w:color="auto"/>
          </w:divBdr>
        </w:div>
        <w:div w:id="1127897982">
          <w:marLeft w:val="0"/>
          <w:marRight w:val="0"/>
          <w:marTop w:val="0"/>
          <w:marBottom w:val="0"/>
          <w:divBdr>
            <w:top w:val="none" w:sz="0" w:space="0" w:color="auto"/>
            <w:left w:val="none" w:sz="0" w:space="0" w:color="auto"/>
            <w:bottom w:val="none" w:sz="0" w:space="0" w:color="auto"/>
            <w:right w:val="none" w:sz="0" w:space="0" w:color="auto"/>
          </w:divBdr>
        </w:div>
        <w:div w:id="1395930073">
          <w:marLeft w:val="0"/>
          <w:marRight w:val="0"/>
          <w:marTop w:val="0"/>
          <w:marBottom w:val="0"/>
          <w:divBdr>
            <w:top w:val="none" w:sz="0" w:space="0" w:color="auto"/>
            <w:left w:val="none" w:sz="0" w:space="0" w:color="auto"/>
            <w:bottom w:val="none" w:sz="0" w:space="0" w:color="auto"/>
            <w:right w:val="none" w:sz="0" w:space="0" w:color="auto"/>
          </w:divBdr>
        </w:div>
        <w:div w:id="1632058088">
          <w:marLeft w:val="0"/>
          <w:marRight w:val="0"/>
          <w:marTop w:val="0"/>
          <w:marBottom w:val="0"/>
          <w:divBdr>
            <w:top w:val="none" w:sz="0" w:space="0" w:color="auto"/>
            <w:left w:val="none" w:sz="0" w:space="0" w:color="auto"/>
            <w:bottom w:val="none" w:sz="0" w:space="0" w:color="auto"/>
            <w:right w:val="none" w:sz="0" w:space="0" w:color="auto"/>
          </w:divBdr>
        </w:div>
        <w:div w:id="1794053422">
          <w:marLeft w:val="0"/>
          <w:marRight w:val="0"/>
          <w:marTop w:val="0"/>
          <w:marBottom w:val="0"/>
          <w:divBdr>
            <w:top w:val="none" w:sz="0" w:space="0" w:color="auto"/>
            <w:left w:val="none" w:sz="0" w:space="0" w:color="auto"/>
            <w:bottom w:val="none" w:sz="0" w:space="0" w:color="auto"/>
            <w:right w:val="none" w:sz="0" w:space="0" w:color="auto"/>
          </w:divBdr>
        </w:div>
        <w:div w:id="1828134042">
          <w:marLeft w:val="0"/>
          <w:marRight w:val="0"/>
          <w:marTop w:val="0"/>
          <w:marBottom w:val="0"/>
          <w:divBdr>
            <w:top w:val="none" w:sz="0" w:space="0" w:color="auto"/>
            <w:left w:val="none" w:sz="0" w:space="0" w:color="auto"/>
            <w:bottom w:val="none" w:sz="0" w:space="0" w:color="auto"/>
            <w:right w:val="none" w:sz="0" w:space="0" w:color="auto"/>
          </w:divBdr>
        </w:div>
      </w:divsChild>
    </w:div>
    <w:div w:id="1453524492">
      <w:bodyDiv w:val="1"/>
      <w:marLeft w:val="0"/>
      <w:marRight w:val="0"/>
      <w:marTop w:val="0"/>
      <w:marBottom w:val="0"/>
      <w:divBdr>
        <w:top w:val="none" w:sz="0" w:space="0" w:color="auto"/>
        <w:left w:val="none" w:sz="0" w:space="0" w:color="auto"/>
        <w:bottom w:val="none" w:sz="0" w:space="0" w:color="auto"/>
        <w:right w:val="none" w:sz="0" w:space="0" w:color="auto"/>
      </w:divBdr>
      <w:divsChild>
        <w:div w:id="638459745">
          <w:marLeft w:val="187"/>
          <w:marRight w:val="0"/>
          <w:marTop w:val="0"/>
          <w:marBottom w:val="120"/>
          <w:divBdr>
            <w:top w:val="none" w:sz="0" w:space="0" w:color="auto"/>
            <w:left w:val="none" w:sz="0" w:space="0" w:color="auto"/>
            <w:bottom w:val="none" w:sz="0" w:space="0" w:color="auto"/>
            <w:right w:val="none" w:sz="0" w:space="0" w:color="auto"/>
          </w:divBdr>
        </w:div>
        <w:div w:id="872764064">
          <w:marLeft w:val="187"/>
          <w:marRight w:val="0"/>
          <w:marTop w:val="0"/>
          <w:marBottom w:val="120"/>
          <w:divBdr>
            <w:top w:val="none" w:sz="0" w:space="0" w:color="auto"/>
            <w:left w:val="none" w:sz="0" w:space="0" w:color="auto"/>
            <w:bottom w:val="none" w:sz="0" w:space="0" w:color="auto"/>
            <w:right w:val="none" w:sz="0" w:space="0" w:color="auto"/>
          </w:divBdr>
        </w:div>
        <w:div w:id="1055666422">
          <w:marLeft w:val="187"/>
          <w:marRight w:val="0"/>
          <w:marTop w:val="0"/>
          <w:marBottom w:val="120"/>
          <w:divBdr>
            <w:top w:val="none" w:sz="0" w:space="0" w:color="auto"/>
            <w:left w:val="none" w:sz="0" w:space="0" w:color="auto"/>
            <w:bottom w:val="none" w:sz="0" w:space="0" w:color="auto"/>
            <w:right w:val="none" w:sz="0" w:space="0" w:color="auto"/>
          </w:divBdr>
        </w:div>
        <w:div w:id="1289974956">
          <w:marLeft w:val="187"/>
          <w:marRight w:val="0"/>
          <w:marTop w:val="0"/>
          <w:marBottom w:val="120"/>
          <w:divBdr>
            <w:top w:val="none" w:sz="0" w:space="0" w:color="auto"/>
            <w:left w:val="none" w:sz="0" w:space="0" w:color="auto"/>
            <w:bottom w:val="none" w:sz="0" w:space="0" w:color="auto"/>
            <w:right w:val="none" w:sz="0" w:space="0" w:color="auto"/>
          </w:divBdr>
        </w:div>
        <w:div w:id="1523932395">
          <w:marLeft w:val="187"/>
          <w:marRight w:val="0"/>
          <w:marTop w:val="0"/>
          <w:marBottom w:val="120"/>
          <w:divBdr>
            <w:top w:val="none" w:sz="0" w:space="0" w:color="auto"/>
            <w:left w:val="none" w:sz="0" w:space="0" w:color="auto"/>
            <w:bottom w:val="none" w:sz="0" w:space="0" w:color="auto"/>
            <w:right w:val="none" w:sz="0" w:space="0" w:color="auto"/>
          </w:divBdr>
        </w:div>
        <w:div w:id="2078438234">
          <w:marLeft w:val="187"/>
          <w:marRight w:val="0"/>
          <w:marTop w:val="0"/>
          <w:marBottom w:val="120"/>
          <w:divBdr>
            <w:top w:val="none" w:sz="0" w:space="0" w:color="auto"/>
            <w:left w:val="none" w:sz="0" w:space="0" w:color="auto"/>
            <w:bottom w:val="none" w:sz="0" w:space="0" w:color="auto"/>
            <w:right w:val="none" w:sz="0" w:space="0" w:color="auto"/>
          </w:divBdr>
        </w:div>
      </w:divsChild>
    </w:div>
    <w:div w:id="1499149458">
      <w:bodyDiv w:val="1"/>
      <w:marLeft w:val="0"/>
      <w:marRight w:val="0"/>
      <w:marTop w:val="0"/>
      <w:marBottom w:val="0"/>
      <w:divBdr>
        <w:top w:val="none" w:sz="0" w:space="0" w:color="auto"/>
        <w:left w:val="none" w:sz="0" w:space="0" w:color="auto"/>
        <w:bottom w:val="none" w:sz="0" w:space="0" w:color="auto"/>
        <w:right w:val="none" w:sz="0" w:space="0" w:color="auto"/>
      </w:divBdr>
    </w:div>
    <w:div w:id="1541628403">
      <w:bodyDiv w:val="1"/>
      <w:marLeft w:val="0"/>
      <w:marRight w:val="0"/>
      <w:marTop w:val="0"/>
      <w:marBottom w:val="0"/>
      <w:divBdr>
        <w:top w:val="none" w:sz="0" w:space="0" w:color="auto"/>
        <w:left w:val="none" w:sz="0" w:space="0" w:color="auto"/>
        <w:bottom w:val="none" w:sz="0" w:space="0" w:color="auto"/>
        <w:right w:val="none" w:sz="0" w:space="0" w:color="auto"/>
      </w:divBdr>
      <w:divsChild>
        <w:div w:id="383722379">
          <w:marLeft w:val="274"/>
          <w:marRight w:val="0"/>
          <w:marTop w:val="0"/>
          <w:marBottom w:val="40"/>
          <w:divBdr>
            <w:top w:val="none" w:sz="0" w:space="0" w:color="auto"/>
            <w:left w:val="none" w:sz="0" w:space="0" w:color="auto"/>
            <w:bottom w:val="none" w:sz="0" w:space="0" w:color="auto"/>
            <w:right w:val="none" w:sz="0" w:space="0" w:color="auto"/>
          </w:divBdr>
        </w:div>
        <w:div w:id="410549055">
          <w:marLeft w:val="274"/>
          <w:marRight w:val="0"/>
          <w:marTop w:val="0"/>
          <w:marBottom w:val="160"/>
          <w:divBdr>
            <w:top w:val="none" w:sz="0" w:space="0" w:color="auto"/>
            <w:left w:val="none" w:sz="0" w:space="0" w:color="auto"/>
            <w:bottom w:val="none" w:sz="0" w:space="0" w:color="auto"/>
            <w:right w:val="none" w:sz="0" w:space="0" w:color="auto"/>
          </w:divBdr>
        </w:div>
        <w:div w:id="484277988">
          <w:marLeft w:val="533"/>
          <w:marRight w:val="0"/>
          <w:marTop w:val="0"/>
          <w:marBottom w:val="120"/>
          <w:divBdr>
            <w:top w:val="none" w:sz="0" w:space="0" w:color="auto"/>
            <w:left w:val="none" w:sz="0" w:space="0" w:color="auto"/>
            <w:bottom w:val="none" w:sz="0" w:space="0" w:color="auto"/>
            <w:right w:val="none" w:sz="0" w:space="0" w:color="auto"/>
          </w:divBdr>
        </w:div>
        <w:div w:id="688022716">
          <w:marLeft w:val="533"/>
          <w:marRight w:val="0"/>
          <w:marTop w:val="0"/>
          <w:marBottom w:val="120"/>
          <w:divBdr>
            <w:top w:val="none" w:sz="0" w:space="0" w:color="auto"/>
            <w:left w:val="none" w:sz="0" w:space="0" w:color="auto"/>
            <w:bottom w:val="none" w:sz="0" w:space="0" w:color="auto"/>
            <w:right w:val="none" w:sz="0" w:space="0" w:color="auto"/>
          </w:divBdr>
        </w:div>
        <w:div w:id="772360331">
          <w:marLeft w:val="533"/>
          <w:marRight w:val="0"/>
          <w:marTop w:val="0"/>
          <w:marBottom w:val="120"/>
          <w:divBdr>
            <w:top w:val="none" w:sz="0" w:space="0" w:color="auto"/>
            <w:left w:val="none" w:sz="0" w:space="0" w:color="auto"/>
            <w:bottom w:val="none" w:sz="0" w:space="0" w:color="auto"/>
            <w:right w:val="none" w:sz="0" w:space="0" w:color="auto"/>
          </w:divBdr>
        </w:div>
        <w:div w:id="1922911682">
          <w:marLeft w:val="533"/>
          <w:marRight w:val="0"/>
          <w:marTop w:val="0"/>
          <w:marBottom w:val="120"/>
          <w:divBdr>
            <w:top w:val="none" w:sz="0" w:space="0" w:color="auto"/>
            <w:left w:val="none" w:sz="0" w:space="0" w:color="auto"/>
            <w:bottom w:val="none" w:sz="0" w:space="0" w:color="auto"/>
            <w:right w:val="none" w:sz="0" w:space="0" w:color="auto"/>
          </w:divBdr>
        </w:div>
        <w:div w:id="2111269687">
          <w:marLeft w:val="533"/>
          <w:marRight w:val="0"/>
          <w:marTop w:val="0"/>
          <w:marBottom w:val="120"/>
          <w:divBdr>
            <w:top w:val="none" w:sz="0" w:space="0" w:color="auto"/>
            <w:left w:val="none" w:sz="0" w:space="0" w:color="auto"/>
            <w:bottom w:val="none" w:sz="0" w:space="0" w:color="auto"/>
            <w:right w:val="none" w:sz="0" w:space="0" w:color="auto"/>
          </w:divBdr>
        </w:div>
      </w:divsChild>
    </w:div>
    <w:div w:id="1596087183">
      <w:bodyDiv w:val="1"/>
      <w:marLeft w:val="0"/>
      <w:marRight w:val="0"/>
      <w:marTop w:val="0"/>
      <w:marBottom w:val="0"/>
      <w:divBdr>
        <w:top w:val="none" w:sz="0" w:space="0" w:color="auto"/>
        <w:left w:val="none" w:sz="0" w:space="0" w:color="auto"/>
        <w:bottom w:val="none" w:sz="0" w:space="0" w:color="auto"/>
        <w:right w:val="none" w:sz="0" w:space="0" w:color="auto"/>
      </w:divBdr>
      <w:divsChild>
        <w:div w:id="1708607222">
          <w:marLeft w:val="0"/>
          <w:marRight w:val="0"/>
          <w:marTop w:val="0"/>
          <w:marBottom w:val="0"/>
          <w:divBdr>
            <w:top w:val="none" w:sz="0" w:space="0" w:color="auto"/>
            <w:left w:val="none" w:sz="0" w:space="0" w:color="auto"/>
            <w:bottom w:val="none" w:sz="0" w:space="0" w:color="auto"/>
            <w:right w:val="none" w:sz="0" w:space="0" w:color="auto"/>
          </w:divBdr>
          <w:divsChild>
            <w:div w:id="913466131">
              <w:marLeft w:val="0"/>
              <w:marRight w:val="0"/>
              <w:marTop w:val="0"/>
              <w:marBottom w:val="0"/>
              <w:divBdr>
                <w:top w:val="none" w:sz="0" w:space="0" w:color="auto"/>
                <w:left w:val="none" w:sz="0" w:space="0" w:color="auto"/>
                <w:bottom w:val="none" w:sz="0" w:space="0" w:color="auto"/>
                <w:right w:val="none" w:sz="0" w:space="0" w:color="auto"/>
              </w:divBdr>
              <w:divsChild>
                <w:div w:id="852647520">
                  <w:marLeft w:val="0"/>
                  <w:marRight w:val="0"/>
                  <w:marTop w:val="0"/>
                  <w:marBottom w:val="0"/>
                  <w:divBdr>
                    <w:top w:val="none" w:sz="0" w:space="0" w:color="auto"/>
                    <w:left w:val="none" w:sz="0" w:space="0" w:color="auto"/>
                    <w:bottom w:val="none" w:sz="0" w:space="0" w:color="auto"/>
                    <w:right w:val="none" w:sz="0" w:space="0" w:color="auto"/>
                  </w:divBdr>
                  <w:divsChild>
                    <w:div w:id="4841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848140">
      <w:bodyDiv w:val="1"/>
      <w:marLeft w:val="0"/>
      <w:marRight w:val="0"/>
      <w:marTop w:val="0"/>
      <w:marBottom w:val="0"/>
      <w:divBdr>
        <w:top w:val="none" w:sz="0" w:space="0" w:color="auto"/>
        <w:left w:val="none" w:sz="0" w:space="0" w:color="auto"/>
        <w:bottom w:val="none" w:sz="0" w:space="0" w:color="auto"/>
        <w:right w:val="none" w:sz="0" w:space="0" w:color="auto"/>
      </w:divBdr>
      <w:divsChild>
        <w:div w:id="570777419">
          <w:marLeft w:val="0"/>
          <w:marRight w:val="0"/>
          <w:marTop w:val="0"/>
          <w:marBottom w:val="0"/>
          <w:divBdr>
            <w:top w:val="none" w:sz="0" w:space="0" w:color="auto"/>
            <w:left w:val="none" w:sz="0" w:space="0" w:color="auto"/>
            <w:bottom w:val="none" w:sz="0" w:space="0" w:color="auto"/>
            <w:right w:val="none" w:sz="0" w:space="0" w:color="auto"/>
          </w:divBdr>
          <w:divsChild>
            <w:div w:id="9573445">
              <w:marLeft w:val="0"/>
              <w:marRight w:val="0"/>
              <w:marTop w:val="0"/>
              <w:marBottom w:val="0"/>
              <w:divBdr>
                <w:top w:val="none" w:sz="0" w:space="0" w:color="auto"/>
                <w:left w:val="none" w:sz="0" w:space="0" w:color="auto"/>
                <w:bottom w:val="none" w:sz="0" w:space="0" w:color="auto"/>
                <w:right w:val="none" w:sz="0" w:space="0" w:color="auto"/>
              </w:divBdr>
              <w:divsChild>
                <w:div w:id="7429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26351">
      <w:bodyDiv w:val="1"/>
      <w:marLeft w:val="0"/>
      <w:marRight w:val="0"/>
      <w:marTop w:val="0"/>
      <w:marBottom w:val="0"/>
      <w:divBdr>
        <w:top w:val="none" w:sz="0" w:space="0" w:color="auto"/>
        <w:left w:val="none" w:sz="0" w:space="0" w:color="auto"/>
        <w:bottom w:val="none" w:sz="0" w:space="0" w:color="auto"/>
        <w:right w:val="none" w:sz="0" w:space="0" w:color="auto"/>
      </w:divBdr>
    </w:div>
    <w:div w:id="1672297227">
      <w:bodyDiv w:val="1"/>
      <w:marLeft w:val="0"/>
      <w:marRight w:val="0"/>
      <w:marTop w:val="0"/>
      <w:marBottom w:val="0"/>
      <w:divBdr>
        <w:top w:val="none" w:sz="0" w:space="0" w:color="auto"/>
        <w:left w:val="none" w:sz="0" w:space="0" w:color="auto"/>
        <w:bottom w:val="none" w:sz="0" w:space="0" w:color="auto"/>
        <w:right w:val="none" w:sz="0" w:space="0" w:color="auto"/>
      </w:divBdr>
      <w:divsChild>
        <w:div w:id="539517658">
          <w:marLeft w:val="0"/>
          <w:marRight w:val="0"/>
          <w:marTop w:val="0"/>
          <w:marBottom w:val="0"/>
          <w:divBdr>
            <w:top w:val="none" w:sz="0" w:space="0" w:color="auto"/>
            <w:left w:val="none" w:sz="0" w:space="0" w:color="auto"/>
            <w:bottom w:val="none" w:sz="0" w:space="0" w:color="auto"/>
            <w:right w:val="none" w:sz="0" w:space="0" w:color="auto"/>
          </w:divBdr>
          <w:divsChild>
            <w:div w:id="964891840">
              <w:marLeft w:val="0"/>
              <w:marRight w:val="0"/>
              <w:marTop w:val="0"/>
              <w:marBottom w:val="0"/>
              <w:divBdr>
                <w:top w:val="none" w:sz="0" w:space="0" w:color="auto"/>
                <w:left w:val="none" w:sz="0" w:space="0" w:color="auto"/>
                <w:bottom w:val="none" w:sz="0" w:space="0" w:color="auto"/>
                <w:right w:val="none" w:sz="0" w:space="0" w:color="auto"/>
              </w:divBdr>
              <w:divsChild>
                <w:div w:id="1115518742">
                  <w:marLeft w:val="0"/>
                  <w:marRight w:val="0"/>
                  <w:marTop w:val="0"/>
                  <w:marBottom w:val="0"/>
                  <w:divBdr>
                    <w:top w:val="none" w:sz="0" w:space="0" w:color="auto"/>
                    <w:left w:val="none" w:sz="0" w:space="0" w:color="auto"/>
                    <w:bottom w:val="none" w:sz="0" w:space="0" w:color="auto"/>
                    <w:right w:val="none" w:sz="0" w:space="0" w:color="auto"/>
                  </w:divBdr>
                  <w:divsChild>
                    <w:div w:id="7081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856315">
      <w:bodyDiv w:val="1"/>
      <w:marLeft w:val="0"/>
      <w:marRight w:val="0"/>
      <w:marTop w:val="0"/>
      <w:marBottom w:val="0"/>
      <w:divBdr>
        <w:top w:val="none" w:sz="0" w:space="0" w:color="auto"/>
        <w:left w:val="none" w:sz="0" w:space="0" w:color="auto"/>
        <w:bottom w:val="none" w:sz="0" w:space="0" w:color="auto"/>
        <w:right w:val="none" w:sz="0" w:space="0" w:color="auto"/>
      </w:divBdr>
    </w:div>
    <w:div w:id="1703822810">
      <w:bodyDiv w:val="1"/>
      <w:marLeft w:val="0"/>
      <w:marRight w:val="0"/>
      <w:marTop w:val="0"/>
      <w:marBottom w:val="0"/>
      <w:divBdr>
        <w:top w:val="none" w:sz="0" w:space="0" w:color="auto"/>
        <w:left w:val="none" w:sz="0" w:space="0" w:color="auto"/>
        <w:bottom w:val="none" w:sz="0" w:space="0" w:color="auto"/>
        <w:right w:val="none" w:sz="0" w:space="0" w:color="auto"/>
      </w:divBdr>
    </w:div>
    <w:div w:id="1753158640">
      <w:bodyDiv w:val="1"/>
      <w:marLeft w:val="0"/>
      <w:marRight w:val="0"/>
      <w:marTop w:val="0"/>
      <w:marBottom w:val="0"/>
      <w:divBdr>
        <w:top w:val="none" w:sz="0" w:space="0" w:color="auto"/>
        <w:left w:val="none" w:sz="0" w:space="0" w:color="auto"/>
        <w:bottom w:val="none" w:sz="0" w:space="0" w:color="auto"/>
        <w:right w:val="none" w:sz="0" w:space="0" w:color="auto"/>
      </w:divBdr>
    </w:div>
    <w:div w:id="1803038554">
      <w:bodyDiv w:val="1"/>
      <w:marLeft w:val="0"/>
      <w:marRight w:val="0"/>
      <w:marTop w:val="0"/>
      <w:marBottom w:val="0"/>
      <w:divBdr>
        <w:top w:val="none" w:sz="0" w:space="0" w:color="auto"/>
        <w:left w:val="none" w:sz="0" w:space="0" w:color="auto"/>
        <w:bottom w:val="none" w:sz="0" w:space="0" w:color="auto"/>
        <w:right w:val="none" w:sz="0" w:space="0" w:color="auto"/>
      </w:divBdr>
    </w:div>
    <w:div w:id="1867211592">
      <w:bodyDiv w:val="1"/>
      <w:marLeft w:val="0"/>
      <w:marRight w:val="0"/>
      <w:marTop w:val="0"/>
      <w:marBottom w:val="0"/>
      <w:divBdr>
        <w:top w:val="none" w:sz="0" w:space="0" w:color="auto"/>
        <w:left w:val="none" w:sz="0" w:space="0" w:color="auto"/>
        <w:bottom w:val="none" w:sz="0" w:space="0" w:color="auto"/>
        <w:right w:val="none" w:sz="0" w:space="0" w:color="auto"/>
      </w:divBdr>
    </w:div>
    <w:div w:id="1874919876">
      <w:bodyDiv w:val="1"/>
      <w:marLeft w:val="0"/>
      <w:marRight w:val="0"/>
      <w:marTop w:val="0"/>
      <w:marBottom w:val="0"/>
      <w:divBdr>
        <w:top w:val="none" w:sz="0" w:space="0" w:color="auto"/>
        <w:left w:val="none" w:sz="0" w:space="0" w:color="auto"/>
        <w:bottom w:val="none" w:sz="0" w:space="0" w:color="auto"/>
        <w:right w:val="none" w:sz="0" w:space="0" w:color="auto"/>
      </w:divBdr>
    </w:div>
    <w:div w:id="1877694544">
      <w:bodyDiv w:val="1"/>
      <w:marLeft w:val="0"/>
      <w:marRight w:val="0"/>
      <w:marTop w:val="0"/>
      <w:marBottom w:val="0"/>
      <w:divBdr>
        <w:top w:val="none" w:sz="0" w:space="0" w:color="auto"/>
        <w:left w:val="none" w:sz="0" w:space="0" w:color="auto"/>
        <w:bottom w:val="none" w:sz="0" w:space="0" w:color="auto"/>
        <w:right w:val="none" w:sz="0" w:space="0" w:color="auto"/>
      </w:divBdr>
      <w:divsChild>
        <w:div w:id="1565801232">
          <w:marLeft w:val="0"/>
          <w:marRight w:val="0"/>
          <w:marTop w:val="0"/>
          <w:marBottom w:val="0"/>
          <w:divBdr>
            <w:top w:val="none" w:sz="0" w:space="0" w:color="auto"/>
            <w:left w:val="none" w:sz="0" w:space="0" w:color="auto"/>
            <w:bottom w:val="none" w:sz="0" w:space="0" w:color="auto"/>
            <w:right w:val="none" w:sz="0" w:space="0" w:color="auto"/>
          </w:divBdr>
          <w:divsChild>
            <w:div w:id="1770929729">
              <w:marLeft w:val="0"/>
              <w:marRight w:val="0"/>
              <w:marTop w:val="0"/>
              <w:marBottom w:val="0"/>
              <w:divBdr>
                <w:top w:val="none" w:sz="0" w:space="0" w:color="auto"/>
                <w:left w:val="none" w:sz="0" w:space="0" w:color="auto"/>
                <w:bottom w:val="none" w:sz="0" w:space="0" w:color="auto"/>
                <w:right w:val="none" w:sz="0" w:space="0" w:color="auto"/>
              </w:divBdr>
              <w:divsChild>
                <w:div w:id="12526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322609">
      <w:bodyDiv w:val="1"/>
      <w:marLeft w:val="0"/>
      <w:marRight w:val="0"/>
      <w:marTop w:val="0"/>
      <w:marBottom w:val="0"/>
      <w:divBdr>
        <w:top w:val="none" w:sz="0" w:space="0" w:color="auto"/>
        <w:left w:val="none" w:sz="0" w:space="0" w:color="auto"/>
        <w:bottom w:val="none" w:sz="0" w:space="0" w:color="auto"/>
        <w:right w:val="none" w:sz="0" w:space="0" w:color="auto"/>
      </w:divBdr>
    </w:div>
    <w:div w:id="1915971024">
      <w:bodyDiv w:val="1"/>
      <w:marLeft w:val="0"/>
      <w:marRight w:val="0"/>
      <w:marTop w:val="0"/>
      <w:marBottom w:val="0"/>
      <w:divBdr>
        <w:top w:val="none" w:sz="0" w:space="0" w:color="auto"/>
        <w:left w:val="none" w:sz="0" w:space="0" w:color="auto"/>
        <w:bottom w:val="none" w:sz="0" w:space="0" w:color="auto"/>
        <w:right w:val="none" w:sz="0" w:space="0" w:color="auto"/>
      </w:divBdr>
    </w:div>
    <w:div w:id="1930651404">
      <w:bodyDiv w:val="1"/>
      <w:marLeft w:val="0"/>
      <w:marRight w:val="0"/>
      <w:marTop w:val="0"/>
      <w:marBottom w:val="0"/>
      <w:divBdr>
        <w:top w:val="none" w:sz="0" w:space="0" w:color="auto"/>
        <w:left w:val="none" w:sz="0" w:space="0" w:color="auto"/>
        <w:bottom w:val="none" w:sz="0" w:space="0" w:color="auto"/>
        <w:right w:val="none" w:sz="0" w:space="0" w:color="auto"/>
      </w:divBdr>
      <w:divsChild>
        <w:div w:id="32926957">
          <w:marLeft w:val="187"/>
          <w:marRight w:val="0"/>
          <w:marTop w:val="0"/>
          <w:marBottom w:val="120"/>
          <w:divBdr>
            <w:top w:val="none" w:sz="0" w:space="0" w:color="auto"/>
            <w:left w:val="none" w:sz="0" w:space="0" w:color="auto"/>
            <w:bottom w:val="none" w:sz="0" w:space="0" w:color="auto"/>
            <w:right w:val="none" w:sz="0" w:space="0" w:color="auto"/>
          </w:divBdr>
        </w:div>
        <w:div w:id="456219070">
          <w:marLeft w:val="187"/>
          <w:marRight w:val="0"/>
          <w:marTop w:val="0"/>
          <w:marBottom w:val="120"/>
          <w:divBdr>
            <w:top w:val="none" w:sz="0" w:space="0" w:color="auto"/>
            <w:left w:val="none" w:sz="0" w:space="0" w:color="auto"/>
            <w:bottom w:val="none" w:sz="0" w:space="0" w:color="auto"/>
            <w:right w:val="none" w:sz="0" w:space="0" w:color="auto"/>
          </w:divBdr>
        </w:div>
        <w:div w:id="939292104">
          <w:marLeft w:val="187"/>
          <w:marRight w:val="0"/>
          <w:marTop w:val="0"/>
          <w:marBottom w:val="120"/>
          <w:divBdr>
            <w:top w:val="none" w:sz="0" w:space="0" w:color="auto"/>
            <w:left w:val="none" w:sz="0" w:space="0" w:color="auto"/>
            <w:bottom w:val="none" w:sz="0" w:space="0" w:color="auto"/>
            <w:right w:val="none" w:sz="0" w:space="0" w:color="auto"/>
          </w:divBdr>
        </w:div>
        <w:div w:id="1059590969">
          <w:marLeft w:val="187"/>
          <w:marRight w:val="0"/>
          <w:marTop w:val="0"/>
          <w:marBottom w:val="120"/>
          <w:divBdr>
            <w:top w:val="none" w:sz="0" w:space="0" w:color="auto"/>
            <w:left w:val="none" w:sz="0" w:space="0" w:color="auto"/>
            <w:bottom w:val="none" w:sz="0" w:space="0" w:color="auto"/>
            <w:right w:val="none" w:sz="0" w:space="0" w:color="auto"/>
          </w:divBdr>
        </w:div>
        <w:div w:id="1571884415">
          <w:marLeft w:val="187"/>
          <w:marRight w:val="0"/>
          <w:marTop w:val="0"/>
          <w:marBottom w:val="120"/>
          <w:divBdr>
            <w:top w:val="none" w:sz="0" w:space="0" w:color="auto"/>
            <w:left w:val="none" w:sz="0" w:space="0" w:color="auto"/>
            <w:bottom w:val="none" w:sz="0" w:space="0" w:color="auto"/>
            <w:right w:val="none" w:sz="0" w:space="0" w:color="auto"/>
          </w:divBdr>
        </w:div>
        <w:div w:id="1624725809">
          <w:marLeft w:val="187"/>
          <w:marRight w:val="0"/>
          <w:marTop w:val="0"/>
          <w:marBottom w:val="120"/>
          <w:divBdr>
            <w:top w:val="none" w:sz="0" w:space="0" w:color="auto"/>
            <w:left w:val="none" w:sz="0" w:space="0" w:color="auto"/>
            <w:bottom w:val="none" w:sz="0" w:space="0" w:color="auto"/>
            <w:right w:val="none" w:sz="0" w:space="0" w:color="auto"/>
          </w:divBdr>
        </w:div>
      </w:divsChild>
    </w:div>
    <w:div w:id="1945262968">
      <w:bodyDiv w:val="1"/>
      <w:marLeft w:val="0"/>
      <w:marRight w:val="0"/>
      <w:marTop w:val="0"/>
      <w:marBottom w:val="0"/>
      <w:divBdr>
        <w:top w:val="none" w:sz="0" w:space="0" w:color="auto"/>
        <w:left w:val="none" w:sz="0" w:space="0" w:color="auto"/>
        <w:bottom w:val="none" w:sz="0" w:space="0" w:color="auto"/>
        <w:right w:val="none" w:sz="0" w:space="0" w:color="auto"/>
      </w:divBdr>
    </w:div>
    <w:div w:id="1953703461">
      <w:bodyDiv w:val="1"/>
      <w:marLeft w:val="0"/>
      <w:marRight w:val="0"/>
      <w:marTop w:val="0"/>
      <w:marBottom w:val="0"/>
      <w:divBdr>
        <w:top w:val="none" w:sz="0" w:space="0" w:color="auto"/>
        <w:left w:val="none" w:sz="0" w:space="0" w:color="auto"/>
        <w:bottom w:val="none" w:sz="0" w:space="0" w:color="auto"/>
        <w:right w:val="none" w:sz="0" w:space="0" w:color="auto"/>
      </w:divBdr>
    </w:div>
    <w:div w:id="1956448933">
      <w:bodyDiv w:val="1"/>
      <w:marLeft w:val="0"/>
      <w:marRight w:val="0"/>
      <w:marTop w:val="0"/>
      <w:marBottom w:val="0"/>
      <w:divBdr>
        <w:top w:val="none" w:sz="0" w:space="0" w:color="auto"/>
        <w:left w:val="none" w:sz="0" w:space="0" w:color="auto"/>
        <w:bottom w:val="none" w:sz="0" w:space="0" w:color="auto"/>
        <w:right w:val="none" w:sz="0" w:space="0" w:color="auto"/>
      </w:divBdr>
      <w:divsChild>
        <w:div w:id="538588164">
          <w:marLeft w:val="274"/>
          <w:marRight w:val="0"/>
          <w:marTop w:val="0"/>
          <w:marBottom w:val="40"/>
          <w:divBdr>
            <w:top w:val="none" w:sz="0" w:space="0" w:color="auto"/>
            <w:left w:val="none" w:sz="0" w:space="0" w:color="auto"/>
            <w:bottom w:val="none" w:sz="0" w:space="0" w:color="auto"/>
            <w:right w:val="none" w:sz="0" w:space="0" w:color="auto"/>
          </w:divBdr>
        </w:div>
        <w:div w:id="897742169">
          <w:marLeft w:val="533"/>
          <w:marRight w:val="0"/>
          <w:marTop w:val="0"/>
          <w:marBottom w:val="120"/>
          <w:divBdr>
            <w:top w:val="none" w:sz="0" w:space="0" w:color="auto"/>
            <w:left w:val="none" w:sz="0" w:space="0" w:color="auto"/>
            <w:bottom w:val="none" w:sz="0" w:space="0" w:color="auto"/>
            <w:right w:val="none" w:sz="0" w:space="0" w:color="auto"/>
          </w:divBdr>
        </w:div>
        <w:div w:id="1180047061">
          <w:marLeft w:val="533"/>
          <w:marRight w:val="0"/>
          <w:marTop w:val="0"/>
          <w:marBottom w:val="120"/>
          <w:divBdr>
            <w:top w:val="none" w:sz="0" w:space="0" w:color="auto"/>
            <w:left w:val="none" w:sz="0" w:space="0" w:color="auto"/>
            <w:bottom w:val="none" w:sz="0" w:space="0" w:color="auto"/>
            <w:right w:val="none" w:sz="0" w:space="0" w:color="auto"/>
          </w:divBdr>
        </w:div>
        <w:div w:id="1300725388">
          <w:marLeft w:val="533"/>
          <w:marRight w:val="0"/>
          <w:marTop w:val="0"/>
          <w:marBottom w:val="120"/>
          <w:divBdr>
            <w:top w:val="none" w:sz="0" w:space="0" w:color="auto"/>
            <w:left w:val="none" w:sz="0" w:space="0" w:color="auto"/>
            <w:bottom w:val="none" w:sz="0" w:space="0" w:color="auto"/>
            <w:right w:val="none" w:sz="0" w:space="0" w:color="auto"/>
          </w:divBdr>
        </w:div>
        <w:div w:id="1939558708">
          <w:marLeft w:val="533"/>
          <w:marRight w:val="0"/>
          <w:marTop w:val="0"/>
          <w:marBottom w:val="120"/>
          <w:divBdr>
            <w:top w:val="none" w:sz="0" w:space="0" w:color="auto"/>
            <w:left w:val="none" w:sz="0" w:space="0" w:color="auto"/>
            <w:bottom w:val="none" w:sz="0" w:space="0" w:color="auto"/>
            <w:right w:val="none" w:sz="0" w:space="0" w:color="auto"/>
          </w:divBdr>
        </w:div>
        <w:div w:id="2007828597">
          <w:marLeft w:val="533"/>
          <w:marRight w:val="0"/>
          <w:marTop w:val="0"/>
          <w:marBottom w:val="120"/>
          <w:divBdr>
            <w:top w:val="none" w:sz="0" w:space="0" w:color="auto"/>
            <w:left w:val="none" w:sz="0" w:space="0" w:color="auto"/>
            <w:bottom w:val="none" w:sz="0" w:space="0" w:color="auto"/>
            <w:right w:val="none" w:sz="0" w:space="0" w:color="auto"/>
          </w:divBdr>
        </w:div>
        <w:div w:id="2034912338">
          <w:marLeft w:val="274"/>
          <w:marRight w:val="0"/>
          <w:marTop w:val="0"/>
          <w:marBottom w:val="160"/>
          <w:divBdr>
            <w:top w:val="none" w:sz="0" w:space="0" w:color="auto"/>
            <w:left w:val="none" w:sz="0" w:space="0" w:color="auto"/>
            <w:bottom w:val="none" w:sz="0" w:space="0" w:color="auto"/>
            <w:right w:val="none" w:sz="0" w:space="0" w:color="auto"/>
          </w:divBdr>
        </w:div>
      </w:divsChild>
    </w:div>
    <w:div w:id="1961837276">
      <w:bodyDiv w:val="1"/>
      <w:marLeft w:val="0"/>
      <w:marRight w:val="0"/>
      <w:marTop w:val="0"/>
      <w:marBottom w:val="0"/>
      <w:divBdr>
        <w:top w:val="none" w:sz="0" w:space="0" w:color="auto"/>
        <w:left w:val="none" w:sz="0" w:space="0" w:color="auto"/>
        <w:bottom w:val="none" w:sz="0" w:space="0" w:color="auto"/>
        <w:right w:val="none" w:sz="0" w:space="0" w:color="auto"/>
      </w:divBdr>
      <w:divsChild>
        <w:div w:id="1356226196">
          <w:marLeft w:val="0"/>
          <w:marRight w:val="0"/>
          <w:marTop w:val="0"/>
          <w:marBottom w:val="0"/>
          <w:divBdr>
            <w:top w:val="none" w:sz="0" w:space="0" w:color="auto"/>
            <w:left w:val="none" w:sz="0" w:space="0" w:color="auto"/>
            <w:bottom w:val="none" w:sz="0" w:space="0" w:color="auto"/>
            <w:right w:val="none" w:sz="0" w:space="0" w:color="auto"/>
          </w:divBdr>
          <w:divsChild>
            <w:div w:id="1857304949">
              <w:marLeft w:val="0"/>
              <w:marRight w:val="0"/>
              <w:marTop w:val="0"/>
              <w:marBottom w:val="0"/>
              <w:divBdr>
                <w:top w:val="none" w:sz="0" w:space="0" w:color="auto"/>
                <w:left w:val="none" w:sz="0" w:space="0" w:color="auto"/>
                <w:bottom w:val="none" w:sz="0" w:space="0" w:color="auto"/>
                <w:right w:val="none" w:sz="0" w:space="0" w:color="auto"/>
              </w:divBdr>
              <w:divsChild>
                <w:div w:id="822434540">
                  <w:marLeft w:val="0"/>
                  <w:marRight w:val="0"/>
                  <w:marTop w:val="0"/>
                  <w:marBottom w:val="0"/>
                  <w:divBdr>
                    <w:top w:val="none" w:sz="0" w:space="0" w:color="auto"/>
                    <w:left w:val="none" w:sz="0" w:space="0" w:color="auto"/>
                    <w:bottom w:val="none" w:sz="0" w:space="0" w:color="auto"/>
                    <w:right w:val="none" w:sz="0" w:space="0" w:color="auto"/>
                  </w:divBdr>
                  <w:divsChild>
                    <w:div w:id="385956509">
                      <w:marLeft w:val="0"/>
                      <w:marRight w:val="0"/>
                      <w:marTop w:val="0"/>
                      <w:marBottom w:val="0"/>
                      <w:divBdr>
                        <w:top w:val="none" w:sz="0" w:space="0" w:color="auto"/>
                        <w:left w:val="none" w:sz="0" w:space="0" w:color="auto"/>
                        <w:bottom w:val="none" w:sz="0" w:space="0" w:color="auto"/>
                        <w:right w:val="none" w:sz="0" w:space="0" w:color="auto"/>
                      </w:divBdr>
                    </w:div>
                  </w:divsChild>
                </w:div>
                <w:div w:id="848065668">
                  <w:marLeft w:val="0"/>
                  <w:marRight w:val="0"/>
                  <w:marTop w:val="0"/>
                  <w:marBottom w:val="0"/>
                  <w:divBdr>
                    <w:top w:val="none" w:sz="0" w:space="0" w:color="auto"/>
                    <w:left w:val="none" w:sz="0" w:space="0" w:color="auto"/>
                    <w:bottom w:val="none" w:sz="0" w:space="0" w:color="auto"/>
                    <w:right w:val="none" w:sz="0" w:space="0" w:color="auto"/>
                  </w:divBdr>
                  <w:divsChild>
                    <w:div w:id="780340473">
                      <w:marLeft w:val="0"/>
                      <w:marRight w:val="0"/>
                      <w:marTop w:val="0"/>
                      <w:marBottom w:val="0"/>
                      <w:divBdr>
                        <w:top w:val="none" w:sz="0" w:space="0" w:color="auto"/>
                        <w:left w:val="none" w:sz="0" w:space="0" w:color="auto"/>
                        <w:bottom w:val="none" w:sz="0" w:space="0" w:color="auto"/>
                        <w:right w:val="none" w:sz="0" w:space="0" w:color="auto"/>
                      </w:divBdr>
                    </w:div>
                  </w:divsChild>
                </w:div>
                <w:div w:id="1382172943">
                  <w:marLeft w:val="0"/>
                  <w:marRight w:val="0"/>
                  <w:marTop w:val="0"/>
                  <w:marBottom w:val="0"/>
                  <w:divBdr>
                    <w:top w:val="none" w:sz="0" w:space="0" w:color="auto"/>
                    <w:left w:val="none" w:sz="0" w:space="0" w:color="auto"/>
                    <w:bottom w:val="none" w:sz="0" w:space="0" w:color="auto"/>
                    <w:right w:val="none" w:sz="0" w:space="0" w:color="auto"/>
                  </w:divBdr>
                  <w:divsChild>
                    <w:div w:id="844635337">
                      <w:marLeft w:val="0"/>
                      <w:marRight w:val="0"/>
                      <w:marTop w:val="0"/>
                      <w:marBottom w:val="0"/>
                      <w:divBdr>
                        <w:top w:val="none" w:sz="0" w:space="0" w:color="auto"/>
                        <w:left w:val="none" w:sz="0" w:space="0" w:color="auto"/>
                        <w:bottom w:val="none" w:sz="0" w:space="0" w:color="auto"/>
                        <w:right w:val="none" w:sz="0" w:space="0" w:color="auto"/>
                      </w:divBdr>
                    </w:div>
                  </w:divsChild>
                </w:div>
                <w:div w:id="1540435309">
                  <w:marLeft w:val="0"/>
                  <w:marRight w:val="0"/>
                  <w:marTop w:val="0"/>
                  <w:marBottom w:val="0"/>
                  <w:divBdr>
                    <w:top w:val="none" w:sz="0" w:space="0" w:color="auto"/>
                    <w:left w:val="none" w:sz="0" w:space="0" w:color="auto"/>
                    <w:bottom w:val="none" w:sz="0" w:space="0" w:color="auto"/>
                    <w:right w:val="none" w:sz="0" w:space="0" w:color="auto"/>
                  </w:divBdr>
                  <w:divsChild>
                    <w:div w:id="318268926">
                      <w:marLeft w:val="0"/>
                      <w:marRight w:val="0"/>
                      <w:marTop w:val="0"/>
                      <w:marBottom w:val="0"/>
                      <w:divBdr>
                        <w:top w:val="none" w:sz="0" w:space="0" w:color="auto"/>
                        <w:left w:val="none" w:sz="0" w:space="0" w:color="auto"/>
                        <w:bottom w:val="none" w:sz="0" w:space="0" w:color="auto"/>
                        <w:right w:val="none" w:sz="0" w:space="0" w:color="auto"/>
                      </w:divBdr>
                    </w:div>
                  </w:divsChild>
                </w:div>
                <w:div w:id="1614046112">
                  <w:marLeft w:val="0"/>
                  <w:marRight w:val="0"/>
                  <w:marTop w:val="0"/>
                  <w:marBottom w:val="0"/>
                  <w:divBdr>
                    <w:top w:val="none" w:sz="0" w:space="0" w:color="auto"/>
                    <w:left w:val="none" w:sz="0" w:space="0" w:color="auto"/>
                    <w:bottom w:val="none" w:sz="0" w:space="0" w:color="auto"/>
                    <w:right w:val="none" w:sz="0" w:space="0" w:color="auto"/>
                  </w:divBdr>
                  <w:divsChild>
                    <w:div w:id="15131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918195">
      <w:bodyDiv w:val="1"/>
      <w:marLeft w:val="0"/>
      <w:marRight w:val="0"/>
      <w:marTop w:val="0"/>
      <w:marBottom w:val="0"/>
      <w:divBdr>
        <w:top w:val="none" w:sz="0" w:space="0" w:color="auto"/>
        <w:left w:val="none" w:sz="0" w:space="0" w:color="auto"/>
        <w:bottom w:val="none" w:sz="0" w:space="0" w:color="auto"/>
        <w:right w:val="none" w:sz="0" w:space="0" w:color="auto"/>
      </w:divBdr>
      <w:divsChild>
        <w:div w:id="207687188">
          <w:marLeft w:val="187"/>
          <w:marRight w:val="0"/>
          <w:marTop w:val="0"/>
          <w:marBottom w:val="120"/>
          <w:divBdr>
            <w:top w:val="none" w:sz="0" w:space="0" w:color="auto"/>
            <w:left w:val="none" w:sz="0" w:space="0" w:color="auto"/>
            <w:bottom w:val="none" w:sz="0" w:space="0" w:color="auto"/>
            <w:right w:val="none" w:sz="0" w:space="0" w:color="auto"/>
          </w:divBdr>
        </w:div>
        <w:div w:id="405149410">
          <w:marLeft w:val="374"/>
          <w:marRight w:val="0"/>
          <w:marTop w:val="0"/>
          <w:marBottom w:val="120"/>
          <w:divBdr>
            <w:top w:val="none" w:sz="0" w:space="0" w:color="auto"/>
            <w:left w:val="none" w:sz="0" w:space="0" w:color="auto"/>
            <w:bottom w:val="none" w:sz="0" w:space="0" w:color="auto"/>
            <w:right w:val="none" w:sz="0" w:space="0" w:color="auto"/>
          </w:divBdr>
        </w:div>
        <w:div w:id="961422782">
          <w:marLeft w:val="187"/>
          <w:marRight w:val="0"/>
          <w:marTop w:val="0"/>
          <w:marBottom w:val="120"/>
          <w:divBdr>
            <w:top w:val="none" w:sz="0" w:space="0" w:color="auto"/>
            <w:left w:val="none" w:sz="0" w:space="0" w:color="auto"/>
            <w:bottom w:val="none" w:sz="0" w:space="0" w:color="auto"/>
            <w:right w:val="none" w:sz="0" w:space="0" w:color="auto"/>
          </w:divBdr>
        </w:div>
        <w:div w:id="1353527758">
          <w:marLeft w:val="374"/>
          <w:marRight w:val="0"/>
          <w:marTop w:val="0"/>
          <w:marBottom w:val="120"/>
          <w:divBdr>
            <w:top w:val="none" w:sz="0" w:space="0" w:color="auto"/>
            <w:left w:val="none" w:sz="0" w:space="0" w:color="auto"/>
            <w:bottom w:val="none" w:sz="0" w:space="0" w:color="auto"/>
            <w:right w:val="none" w:sz="0" w:space="0" w:color="auto"/>
          </w:divBdr>
        </w:div>
        <w:div w:id="1465394362">
          <w:marLeft w:val="374"/>
          <w:marRight w:val="0"/>
          <w:marTop w:val="0"/>
          <w:marBottom w:val="120"/>
          <w:divBdr>
            <w:top w:val="none" w:sz="0" w:space="0" w:color="auto"/>
            <w:left w:val="none" w:sz="0" w:space="0" w:color="auto"/>
            <w:bottom w:val="none" w:sz="0" w:space="0" w:color="auto"/>
            <w:right w:val="none" w:sz="0" w:space="0" w:color="auto"/>
          </w:divBdr>
        </w:div>
        <w:div w:id="1777366343">
          <w:marLeft w:val="374"/>
          <w:marRight w:val="0"/>
          <w:marTop w:val="0"/>
          <w:marBottom w:val="120"/>
          <w:divBdr>
            <w:top w:val="none" w:sz="0" w:space="0" w:color="auto"/>
            <w:left w:val="none" w:sz="0" w:space="0" w:color="auto"/>
            <w:bottom w:val="none" w:sz="0" w:space="0" w:color="auto"/>
            <w:right w:val="none" w:sz="0" w:space="0" w:color="auto"/>
          </w:divBdr>
        </w:div>
        <w:div w:id="2071734007">
          <w:marLeft w:val="187"/>
          <w:marRight w:val="0"/>
          <w:marTop w:val="0"/>
          <w:marBottom w:val="120"/>
          <w:divBdr>
            <w:top w:val="none" w:sz="0" w:space="0" w:color="auto"/>
            <w:left w:val="none" w:sz="0" w:space="0" w:color="auto"/>
            <w:bottom w:val="none" w:sz="0" w:space="0" w:color="auto"/>
            <w:right w:val="none" w:sz="0" w:space="0" w:color="auto"/>
          </w:divBdr>
        </w:div>
      </w:divsChild>
    </w:div>
    <w:div w:id="1962032715">
      <w:bodyDiv w:val="1"/>
      <w:marLeft w:val="0"/>
      <w:marRight w:val="0"/>
      <w:marTop w:val="0"/>
      <w:marBottom w:val="0"/>
      <w:divBdr>
        <w:top w:val="none" w:sz="0" w:space="0" w:color="auto"/>
        <w:left w:val="none" w:sz="0" w:space="0" w:color="auto"/>
        <w:bottom w:val="none" w:sz="0" w:space="0" w:color="auto"/>
        <w:right w:val="none" w:sz="0" w:space="0" w:color="auto"/>
      </w:divBdr>
    </w:div>
    <w:div w:id="1964119917">
      <w:bodyDiv w:val="1"/>
      <w:marLeft w:val="0"/>
      <w:marRight w:val="0"/>
      <w:marTop w:val="0"/>
      <w:marBottom w:val="0"/>
      <w:divBdr>
        <w:top w:val="none" w:sz="0" w:space="0" w:color="auto"/>
        <w:left w:val="none" w:sz="0" w:space="0" w:color="auto"/>
        <w:bottom w:val="none" w:sz="0" w:space="0" w:color="auto"/>
        <w:right w:val="none" w:sz="0" w:space="0" w:color="auto"/>
      </w:divBdr>
      <w:divsChild>
        <w:div w:id="128714160">
          <w:marLeft w:val="274"/>
          <w:marRight w:val="0"/>
          <w:marTop w:val="58"/>
          <w:marBottom w:val="0"/>
          <w:divBdr>
            <w:top w:val="none" w:sz="0" w:space="0" w:color="auto"/>
            <w:left w:val="none" w:sz="0" w:space="0" w:color="auto"/>
            <w:bottom w:val="none" w:sz="0" w:space="0" w:color="auto"/>
            <w:right w:val="none" w:sz="0" w:space="0" w:color="auto"/>
          </w:divBdr>
        </w:div>
        <w:div w:id="337736005">
          <w:marLeft w:val="274"/>
          <w:marRight w:val="0"/>
          <w:marTop w:val="58"/>
          <w:marBottom w:val="0"/>
          <w:divBdr>
            <w:top w:val="none" w:sz="0" w:space="0" w:color="auto"/>
            <w:left w:val="none" w:sz="0" w:space="0" w:color="auto"/>
            <w:bottom w:val="none" w:sz="0" w:space="0" w:color="auto"/>
            <w:right w:val="none" w:sz="0" w:space="0" w:color="auto"/>
          </w:divBdr>
        </w:div>
        <w:div w:id="531765527">
          <w:marLeft w:val="274"/>
          <w:marRight w:val="0"/>
          <w:marTop w:val="58"/>
          <w:marBottom w:val="0"/>
          <w:divBdr>
            <w:top w:val="none" w:sz="0" w:space="0" w:color="auto"/>
            <w:left w:val="none" w:sz="0" w:space="0" w:color="auto"/>
            <w:bottom w:val="none" w:sz="0" w:space="0" w:color="auto"/>
            <w:right w:val="none" w:sz="0" w:space="0" w:color="auto"/>
          </w:divBdr>
        </w:div>
        <w:div w:id="1128087906">
          <w:marLeft w:val="274"/>
          <w:marRight w:val="0"/>
          <w:marTop w:val="58"/>
          <w:marBottom w:val="0"/>
          <w:divBdr>
            <w:top w:val="none" w:sz="0" w:space="0" w:color="auto"/>
            <w:left w:val="none" w:sz="0" w:space="0" w:color="auto"/>
            <w:bottom w:val="none" w:sz="0" w:space="0" w:color="auto"/>
            <w:right w:val="none" w:sz="0" w:space="0" w:color="auto"/>
          </w:divBdr>
        </w:div>
        <w:div w:id="1148471210">
          <w:marLeft w:val="274"/>
          <w:marRight w:val="0"/>
          <w:marTop w:val="58"/>
          <w:marBottom w:val="0"/>
          <w:divBdr>
            <w:top w:val="none" w:sz="0" w:space="0" w:color="auto"/>
            <w:left w:val="none" w:sz="0" w:space="0" w:color="auto"/>
            <w:bottom w:val="none" w:sz="0" w:space="0" w:color="auto"/>
            <w:right w:val="none" w:sz="0" w:space="0" w:color="auto"/>
          </w:divBdr>
        </w:div>
        <w:div w:id="1290211089">
          <w:marLeft w:val="274"/>
          <w:marRight w:val="0"/>
          <w:marTop w:val="58"/>
          <w:marBottom w:val="0"/>
          <w:divBdr>
            <w:top w:val="none" w:sz="0" w:space="0" w:color="auto"/>
            <w:left w:val="none" w:sz="0" w:space="0" w:color="auto"/>
            <w:bottom w:val="none" w:sz="0" w:space="0" w:color="auto"/>
            <w:right w:val="none" w:sz="0" w:space="0" w:color="auto"/>
          </w:divBdr>
        </w:div>
        <w:div w:id="1369181010">
          <w:marLeft w:val="274"/>
          <w:marRight w:val="0"/>
          <w:marTop w:val="58"/>
          <w:marBottom w:val="0"/>
          <w:divBdr>
            <w:top w:val="none" w:sz="0" w:space="0" w:color="auto"/>
            <w:left w:val="none" w:sz="0" w:space="0" w:color="auto"/>
            <w:bottom w:val="none" w:sz="0" w:space="0" w:color="auto"/>
            <w:right w:val="none" w:sz="0" w:space="0" w:color="auto"/>
          </w:divBdr>
        </w:div>
        <w:div w:id="1474564204">
          <w:marLeft w:val="274"/>
          <w:marRight w:val="0"/>
          <w:marTop w:val="58"/>
          <w:marBottom w:val="0"/>
          <w:divBdr>
            <w:top w:val="none" w:sz="0" w:space="0" w:color="auto"/>
            <w:left w:val="none" w:sz="0" w:space="0" w:color="auto"/>
            <w:bottom w:val="none" w:sz="0" w:space="0" w:color="auto"/>
            <w:right w:val="none" w:sz="0" w:space="0" w:color="auto"/>
          </w:divBdr>
        </w:div>
        <w:div w:id="1581719711">
          <w:marLeft w:val="274"/>
          <w:marRight w:val="0"/>
          <w:marTop w:val="58"/>
          <w:marBottom w:val="0"/>
          <w:divBdr>
            <w:top w:val="none" w:sz="0" w:space="0" w:color="auto"/>
            <w:left w:val="none" w:sz="0" w:space="0" w:color="auto"/>
            <w:bottom w:val="none" w:sz="0" w:space="0" w:color="auto"/>
            <w:right w:val="none" w:sz="0" w:space="0" w:color="auto"/>
          </w:divBdr>
        </w:div>
        <w:div w:id="1809322620">
          <w:marLeft w:val="274"/>
          <w:marRight w:val="0"/>
          <w:marTop w:val="58"/>
          <w:marBottom w:val="0"/>
          <w:divBdr>
            <w:top w:val="none" w:sz="0" w:space="0" w:color="auto"/>
            <w:left w:val="none" w:sz="0" w:space="0" w:color="auto"/>
            <w:bottom w:val="none" w:sz="0" w:space="0" w:color="auto"/>
            <w:right w:val="none" w:sz="0" w:space="0" w:color="auto"/>
          </w:divBdr>
        </w:div>
        <w:div w:id="1890072986">
          <w:marLeft w:val="274"/>
          <w:marRight w:val="0"/>
          <w:marTop w:val="58"/>
          <w:marBottom w:val="0"/>
          <w:divBdr>
            <w:top w:val="none" w:sz="0" w:space="0" w:color="auto"/>
            <w:left w:val="none" w:sz="0" w:space="0" w:color="auto"/>
            <w:bottom w:val="none" w:sz="0" w:space="0" w:color="auto"/>
            <w:right w:val="none" w:sz="0" w:space="0" w:color="auto"/>
          </w:divBdr>
        </w:div>
        <w:div w:id="2008168431">
          <w:marLeft w:val="274"/>
          <w:marRight w:val="0"/>
          <w:marTop w:val="58"/>
          <w:marBottom w:val="0"/>
          <w:divBdr>
            <w:top w:val="none" w:sz="0" w:space="0" w:color="auto"/>
            <w:left w:val="none" w:sz="0" w:space="0" w:color="auto"/>
            <w:bottom w:val="none" w:sz="0" w:space="0" w:color="auto"/>
            <w:right w:val="none" w:sz="0" w:space="0" w:color="auto"/>
          </w:divBdr>
        </w:div>
      </w:divsChild>
    </w:div>
    <w:div w:id="1994720023">
      <w:bodyDiv w:val="1"/>
      <w:marLeft w:val="0"/>
      <w:marRight w:val="0"/>
      <w:marTop w:val="0"/>
      <w:marBottom w:val="0"/>
      <w:divBdr>
        <w:top w:val="none" w:sz="0" w:space="0" w:color="auto"/>
        <w:left w:val="none" w:sz="0" w:space="0" w:color="auto"/>
        <w:bottom w:val="none" w:sz="0" w:space="0" w:color="auto"/>
        <w:right w:val="none" w:sz="0" w:space="0" w:color="auto"/>
      </w:divBdr>
    </w:div>
    <w:div w:id="1996032653">
      <w:bodyDiv w:val="1"/>
      <w:marLeft w:val="0"/>
      <w:marRight w:val="0"/>
      <w:marTop w:val="0"/>
      <w:marBottom w:val="0"/>
      <w:divBdr>
        <w:top w:val="none" w:sz="0" w:space="0" w:color="auto"/>
        <w:left w:val="none" w:sz="0" w:space="0" w:color="auto"/>
        <w:bottom w:val="none" w:sz="0" w:space="0" w:color="auto"/>
        <w:right w:val="none" w:sz="0" w:space="0" w:color="auto"/>
      </w:divBdr>
      <w:divsChild>
        <w:div w:id="371855489">
          <w:marLeft w:val="274"/>
          <w:marRight w:val="0"/>
          <w:marTop w:val="58"/>
          <w:marBottom w:val="0"/>
          <w:divBdr>
            <w:top w:val="none" w:sz="0" w:space="0" w:color="auto"/>
            <w:left w:val="none" w:sz="0" w:space="0" w:color="auto"/>
            <w:bottom w:val="none" w:sz="0" w:space="0" w:color="auto"/>
            <w:right w:val="none" w:sz="0" w:space="0" w:color="auto"/>
          </w:divBdr>
        </w:div>
        <w:div w:id="447507939">
          <w:marLeft w:val="274"/>
          <w:marRight w:val="0"/>
          <w:marTop w:val="58"/>
          <w:marBottom w:val="0"/>
          <w:divBdr>
            <w:top w:val="none" w:sz="0" w:space="0" w:color="auto"/>
            <w:left w:val="none" w:sz="0" w:space="0" w:color="auto"/>
            <w:bottom w:val="none" w:sz="0" w:space="0" w:color="auto"/>
            <w:right w:val="none" w:sz="0" w:space="0" w:color="auto"/>
          </w:divBdr>
        </w:div>
        <w:div w:id="583882971">
          <w:marLeft w:val="274"/>
          <w:marRight w:val="0"/>
          <w:marTop w:val="58"/>
          <w:marBottom w:val="0"/>
          <w:divBdr>
            <w:top w:val="none" w:sz="0" w:space="0" w:color="auto"/>
            <w:left w:val="none" w:sz="0" w:space="0" w:color="auto"/>
            <w:bottom w:val="none" w:sz="0" w:space="0" w:color="auto"/>
            <w:right w:val="none" w:sz="0" w:space="0" w:color="auto"/>
          </w:divBdr>
        </w:div>
        <w:div w:id="795371777">
          <w:marLeft w:val="274"/>
          <w:marRight w:val="0"/>
          <w:marTop w:val="58"/>
          <w:marBottom w:val="0"/>
          <w:divBdr>
            <w:top w:val="none" w:sz="0" w:space="0" w:color="auto"/>
            <w:left w:val="none" w:sz="0" w:space="0" w:color="auto"/>
            <w:bottom w:val="none" w:sz="0" w:space="0" w:color="auto"/>
            <w:right w:val="none" w:sz="0" w:space="0" w:color="auto"/>
          </w:divBdr>
        </w:div>
        <w:div w:id="1248689027">
          <w:marLeft w:val="274"/>
          <w:marRight w:val="0"/>
          <w:marTop w:val="58"/>
          <w:marBottom w:val="0"/>
          <w:divBdr>
            <w:top w:val="none" w:sz="0" w:space="0" w:color="auto"/>
            <w:left w:val="none" w:sz="0" w:space="0" w:color="auto"/>
            <w:bottom w:val="none" w:sz="0" w:space="0" w:color="auto"/>
            <w:right w:val="none" w:sz="0" w:space="0" w:color="auto"/>
          </w:divBdr>
        </w:div>
        <w:div w:id="1445230682">
          <w:marLeft w:val="274"/>
          <w:marRight w:val="0"/>
          <w:marTop w:val="58"/>
          <w:marBottom w:val="0"/>
          <w:divBdr>
            <w:top w:val="none" w:sz="0" w:space="0" w:color="auto"/>
            <w:left w:val="none" w:sz="0" w:space="0" w:color="auto"/>
            <w:bottom w:val="none" w:sz="0" w:space="0" w:color="auto"/>
            <w:right w:val="none" w:sz="0" w:space="0" w:color="auto"/>
          </w:divBdr>
        </w:div>
        <w:div w:id="1603413046">
          <w:marLeft w:val="274"/>
          <w:marRight w:val="0"/>
          <w:marTop w:val="58"/>
          <w:marBottom w:val="0"/>
          <w:divBdr>
            <w:top w:val="none" w:sz="0" w:space="0" w:color="auto"/>
            <w:left w:val="none" w:sz="0" w:space="0" w:color="auto"/>
            <w:bottom w:val="none" w:sz="0" w:space="0" w:color="auto"/>
            <w:right w:val="none" w:sz="0" w:space="0" w:color="auto"/>
          </w:divBdr>
        </w:div>
        <w:div w:id="1642227673">
          <w:marLeft w:val="274"/>
          <w:marRight w:val="0"/>
          <w:marTop w:val="58"/>
          <w:marBottom w:val="0"/>
          <w:divBdr>
            <w:top w:val="none" w:sz="0" w:space="0" w:color="auto"/>
            <w:left w:val="none" w:sz="0" w:space="0" w:color="auto"/>
            <w:bottom w:val="none" w:sz="0" w:space="0" w:color="auto"/>
            <w:right w:val="none" w:sz="0" w:space="0" w:color="auto"/>
          </w:divBdr>
        </w:div>
        <w:div w:id="1656177199">
          <w:marLeft w:val="274"/>
          <w:marRight w:val="0"/>
          <w:marTop w:val="58"/>
          <w:marBottom w:val="0"/>
          <w:divBdr>
            <w:top w:val="none" w:sz="0" w:space="0" w:color="auto"/>
            <w:left w:val="none" w:sz="0" w:space="0" w:color="auto"/>
            <w:bottom w:val="none" w:sz="0" w:space="0" w:color="auto"/>
            <w:right w:val="none" w:sz="0" w:space="0" w:color="auto"/>
          </w:divBdr>
        </w:div>
        <w:div w:id="1753425743">
          <w:marLeft w:val="274"/>
          <w:marRight w:val="0"/>
          <w:marTop w:val="58"/>
          <w:marBottom w:val="0"/>
          <w:divBdr>
            <w:top w:val="none" w:sz="0" w:space="0" w:color="auto"/>
            <w:left w:val="none" w:sz="0" w:space="0" w:color="auto"/>
            <w:bottom w:val="none" w:sz="0" w:space="0" w:color="auto"/>
            <w:right w:val="none" w:sz="0" w:space="0" w:color="auto"/>
          </w:divBdr>
        </w:div>
      </w:divsChild>
    </w:div>
    <w:div w:id="2064255959">
      <w:bodyDiv w:val="1"/>
      <w:marLeft w:val="0"/>
      <w:marRight w:val="0"/>
      <w:marTop w:val="0"/>
      <w:marBottom w:val="0"/>
      <w:divBdr>
        <w:top w:val="none" w:sz="0" w:space="0" w:color="auto"/>
        <w:left w:val="none" w:sz="0" w:space="0" w:color="auto"/>
        <w:bottom w:val="none" w:sz="0" w:space="0" w:color="auto"/>
        <w:right w:val="none" w:sz="0" w:space="0" w:color="auto"/>
      </w:divBdr>
      <w:divsChild>
        <w:div w:id="92633393">
          <w:marLeft w:val="274"/>
          <w:marRight w:val="0"/>
          <w:marTop w:val="0"/>
          <w:marBottom w:val="40"/>
          <w:divBdr>
            <w:top w:val="none" w:sz="0" w:space="0" w:color="auto"/>
            <w:left w:val="none" w:sz="0" w:space="0" w:color="auto"/>
            <w:bottom w:val="none" w:sz="0" w:space="0" w:color="auto"/>
            <w:right w:val="none" w:sz="0" w:space="0" w:color="auto"/>
          </w:divBdr>
        </w:div>
        <w:div w:id="675301548">
          <w:marLeft w:val="533"/>
          <w:marRight w:val="0"/>
          <w:marTop w:val="0"/>
          <w:marBottom w:val="120"/>
          <w:divBdr>
            <w:top w:val="none" w:sz="0" w:space="0" w:color="auto"/>
            <w:left w:val="none" w:sz="0" w:space="0" w:color="auto"/>
            <w:bottom w:val="none" w:sz="0" w:space="0" w:color="auto"/>
            <w:right w:val="none" w:sz="0" w:space="0" w:color="auto"/>
          </w:divBdr>
        </w:div>
        <w:div w:id="805783397">
          <w:marLeft w:val="274"/>
          <w:marRight w:val="0"/>
          <w:marTop w:val="0"/>
          <w:marBottom w:val="160"/>
          <w:divBdr>
            <w:top w:val="none" w:sz="0" w:space="0" w:color="auto"/>
            <w:left w:val="none" w:sz="0" w:space="0" w:color="auto"/>
            <w:bottom w:val="none" w:sz="0" w:space="0" w:color="auto"/>
            <w:right w:val="none" w:sz="0" w:space="0" w:color="auto"/>
          </w:divBdr>
        </w:div>
        <w:div w:id="821696165">
          <w:marLeft w:val="533"/>
          <w:marRight w:val="0"/>
          <w:marTop w:val="0"/>
          <w:marBottom w:val="120"/>
          <w:divBdr>
            <w:top w:val="none" w:sz="0" w:space="0" w:color="auto"/>
            <w:left w:val="none" w:sz="0" w:space="0" w:color="auto"/>
            <w:bottom w:val="none" w:sz="0" w:space="0" w:color="auto"/>
            <w:right w:val="none" w:sz="0" w:space="0" w:color="auto"/>
          </w:divBdr>
        </w:div>
        <w:div w:id="948202632">
          <w:marLeft w:val="533"/>
          <w:marRight w:val="0"/>
          <w:marTop w:val="0"/>
          <w:marBottom w:val="120"/>
          <w:divBdr>
            <w:top w:val="none" w:sz="0" w:space="0" w:color="auto"/>
            <w:left w:val="none" w:sz="0" w:space="0" w:color="auto"/>
            <w:bottom w:val="none" w:sz="0" w:space="0" w:color="auto"/>
            <w:right w:val="none" w:sz="0" w:space="0" w:color="auto"/>
          </w:divBdr>
        </w:div>
        <w:div w:id="1107853300">
          <w:marLeft w:val="533"/>
          <w:marRight w:val="0"/>
          <w:marTop w:val="0"/>
          <w:marBottom w:val="120"/>
          <w:divBdr>
            <w:top w:val="none" w:sz="0" w:space="0" w:color="auto"/>
            <w:left w:val="none" w:sz="0" w:space="0" w:color="auto"/>
            <w:bottom w:val="none" w:sz="0" w:space="0" w:color="auto"/>
            <w:right w:val="none" w:sz="0" w:space="0" w:color="auto"/>
          </w:divBdr>
        </w:div>
        <w:div w:id="1603875515">
          <w:marLeft w:val="533"/>
          <w:marRight w:val="0"/>
          <w:marTop w:val="0"/>
          <w:marBottom w:val="120"/>
          <w:divBdr>
            <w:top w:val="none" w:sz="0" w:space="0" w:color="auto"/>
            <w:left w:val="none" w:sz="0" w:space="0" w:color="auto"/>
            <w:bottom w:val="none" w:sz="0" w:space="0" w:color="auto"/>
            <w:right w:val="none" w:sz="0" w:space="0" w:color="auto"/>
          </w:divBdr>
        </w:div>
      </w:divsChild>
    </w:div>
    <w:div w:id="2068409162">
      <w:bodyDiv w:val="1"/>
      <w:marLeft w:val="0"/>
      <w:marRight w:val="0"/>
      <w:marTop w:val="0"/>
      <w:marBottom w:val="0"/>
      <w:divBdr>
        <w:top w:val="none" w:sz="0" w:space="0" w:color="auto"/>
        <w:left w:val="none" w:sz="0" w:space="0" w:color="auto"/>
        <w:bottom w:val="none" w:sz="0" w:space="0" w:color="auto"/>
        <w:right w:val="none" w:sz="0" w:space="0" w:color="auto"/>
      </w:divBdr>
    </w:div>
    <w:div w:id="2075933369">
      <w:bodyDiv w:val="1"/>
      <w:marLeft w:val="0"/>
      <w:marRight w:val="0"/>
      <w:marTop w:val="0"/>
      <w:marBottom w:val="0"/>
      <w:divBdr>
        <w:top w:val="none" w:sz="0" w:space="0" w:color="auto"/>
        <w:left w:val="none" w:sz="0" w:space="0" w:color="auto"/>
        <w:bottom w:val="none" w:sz="0" w:space="0" w:color="auto"/>
        <w:right w:val="none" w:sz="0" w:space="0" w:color="auto"/>
      </w:divBdr>
    </w:div>
    <w:div w:id="2100061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on.dale\Downloads\2024_Perficient%20RFP%20Response%20Template_DD.dotx" TargetMode="External"/></Relationships>
</file>

<file path=word/documenttasks/documenttasks1.xml><?xml version="1.0" encoding="utf-8"?>
<t:Tasks xmlns:t="http://schemas.microsoft.com/office/tasks/2019/documenttasks" xmlns:oel="http://schemas.microsoft.com/office/2019/extlst">
  <t:Task id="{F15676CD-602A-48FA-B0FD-43A116351AB7}">
    <t:Anchor>
      <t:Comment id="1436459213"/>
    </t:Anchor>
    <t:History>
      <t:Event id="{82FE36D6-D68C-4A72-9E5E-7AB182DC4FB3}" time="2021-10-20T11:45:36.156Z">
        <t:Attribution userId="S::erin.rushman@perficient.com::8b519242-8fa0-4762-b025-4c7d64c00d7a" userProvider="AD" userName="Erin Rushman"/>
        <t:Anchor>
          <t:Comment id="1436459213"/>
        </t:Anchor>
        <t:Create/>
      </t:Event>
      <t:Event id="{0D710E39-9A57-4783-8D46-024C7A671467}" time="2021-10-20T11:45:36.156Z">
        <t:Attribution userId="S::erin.rushman@perficient.com::8b519242-8fa0-4762-b025-4c7d64c00d7a" userProvider="AD" userName="Erin Rushman"/>
        <t:Anchor>
          <t:Comment id="1436459213"/>
        </t:Anchor>
        <t:Assign userId="S::Tyson.Damman@perficient.com::9f18d185-7112-45ce-9207-250c2683dcc6" userProvider="AD" userName="Tyson Damman"/>
      </t:Event>
      <t:Event id="{00316F7F-B906-44D4-8F7D-2134DEC3D0A4}" time="2021-10-20T11:45:36.156Z">
        <t:Attribution userId="S::erin.rushman@perficient.com::8b519242-8fa0-4762-b025-4c7d64c00d7a" userProvider="AD" userName="Erin Rushman"/>
        <t:Anchor>
          <t:Comment id="1436459213"/>
        </t:Anchor>
        <t:SetTitle title="@Tyson Damman how many workshops total"/>
      </t:Event>
    </t:History>
  </t:Task>
  <t:Task id="{FA24F5D2-40D6-4B57-AD80-8B79A0A5BC05}">
    <t:Anchor>
      <t:Comment id="145410568"/>
    </t:Anchor>
    <t:History>
      <t:Event id="{35253074-AC8F-4D35-8D06-101326853D83}" time="2021-10-20T12:36:51.625Z">
        <t:Attribution userId="S::jody.payne@perficient.com::599f9600-92a9-4386-baf0-88fcb7356f8f" userProvider="AD" userName="Jody Payne"/>
        <t:Anchor>
          <t:Comment id="145410568"/>
        </t:Anchor>
        <t:Create/>
      </t:Event>
      <t:Event id="{F1050BFD-92F1-44C5-B0AE-AC3A5A38B038}" time="2021-10-20T12:36:51.625Z">
        <t:Attribution userId="S::jody.payne@perficient.com::599f9600-92a9-4386-baf0-88fcb7356f8f" userProvider="AD" userName="Jody Payne"/>
        <t:Anchor>
          <t:Comment id="145410568"/>
        </t:Anchor>
        <t:Assign userId="S::Namit.Joshi@perficient.com::b3e3fc5c-079f-40ee-affe-78584e89e83a" userProvider="AD" userName="Namit Joshi"/>
      </t:Event>
      <t:Event id="{2F31FA3F-9464-4FE4-BCB4-29C8748DE1DE}" time="2021-10-20T12:36:51.625Z">
        <t:Attribution userId="S::jody.payne@perficient.com::599f9600-92a9-4386-baf0-88fcb7356f8f" userProvider="AD" userName="Jody Payne"/>
        <t:Anchor>
          <t:Comment id="145410568"/>
        </t:Anchor>
        <t:SetTitle title="@Namit Joshi some of these rates are not matching the core estimate sheet. PM should be $185. VD should be $60."/>
      </t:Event>
    </t:History>
  </t:Task>
  <t:Task id="{F2C19C92-265F-4F6B-86ED-92A6B51A4940}">
    <t:Anchor>
      <t:Comment id="354045742"/>
    </t:Anchor>
    <t:History>
      <t:Event id="{72B0C8B3-2539-495E-87E9-F4EC7A563029}" time="2021-10-20T00:32:11.137Z">
        <t:Attribution userId="S::namit.joshi@perficient.com::b3e3fc5c-079f-40ee-affe-78584e89e83a" userProvider="AD" userName="Namit Joshi"/>
        <t:Anchor>
          <t:Comment id="354045742"/>
        </t:Anchor>
        <t:Create/>
      </t:Event>
      <t:Event id="{A93CCABE-67B2-4DF1-B9A6-23664745F093}" time="2021-10-20T00:32:11.137Z">
        <t:Attribution userId="S::namit.joshi@perficient.com::b3e3fc5c-079f-40ee-affe-78584e89e83a" userProvider="AD" userName="Namit Joshi"/>
        <t:Anchor>
          <t:Comment id="354045742"/>
        </t:Anchor>
        <t:Assign userId="S::Alicia.Heaton@perficient.com::c60c9402-7454-46ca-8c75-379ed9cc4a80" userProvider="AD" userName="Alicia Heaton"/>
      </t:Event>
      <t:Event id="{E70E80E1-A56C-42BC-9200-C56D931D6943}" time="2021-10-20T00:32:11.137Z">
        <t:Attribution userId="S::namit.joshi@perficient.com::b3e3fc5c-079f-40ee-affe-78584e89e83a" userProvider="AD" userName="Namit Joshi"/>
        <t:Anchor>
          <t:Comment id="354045742"/>
        </t:Anchor>
        <t:SetTitle title="@Alicia Heaton Do we need to produce a core team structure for post go-live support"/>
      </t:Event>
    </t:History>
  </t:Task>
  <t:Task id="{C332B682-F7C7-48AE-B7CF-E4B8144942B5}">
    <t:Anchor>
      <t:Comment id="737160981"/>
    </t:Anchor>
    <t:History>
      <t:Event id="{0F056DAE-CF65-4663-A84C-DA50D00CD9ED}" time="2021-10-25T23:13:46.549Z">
        <t:Attribution userId="S::jody.payne@perficient.com::599f9600-92a9-4386-baf0-88fcb7356f8f" userProvider="AD" userName="Jody Payne"/>
        <t:Anchor>
          <t:Comment id="737160981"/>
        </t:Anchor>
        <t:Create/>
      </t:Event>
      <t:Event id="{5753A81A-B351-4712-80D5-1A6571287517}" time="2021-10-25T23:13:46.549Z">
        <t:Attribution userId="S::jody.payne@perficient.com::599f9600-92a9-4386-baf0-88fcb7356f8f" userProvider="AD" userName="Jody Payne"/>
        <t:Anchor>
          <t:Comment id="737160981"/>
        </t:Anchor>
        <t:Assign userId="S::Tyson.Damman@perficient.com::9f18d185-7112-45ce-9207-250c2683dcc6" userProvider="AD" userName="Tyson Damman"/>
      </t:Event>
      <t:Event id="{A488086C-9960-46B4-A94F-B58840593B2D}" time="2021-10-25T23:13:46.549Z">
        <t:Attribution userId="S::jody.payne@perficient.com::599f9600-92a9-4386-baf0-88fcb7356f8f" userProvider="AD" userName="Jody Payne"/>
        <t:Anchor>
          <t:Comment id="737160981"/>
        </t:Anchor>
        <t:SetTitle title="@Tyson Damman we moved this up to be under Functional to be the very first phase we work on. It looked lost down here. Take a look"/>
      </t:Event>
    </t:History>
  </t:Task>
  <t:Task id="{044BC018-C78D-4F31-9859-2FE0477593A8}">
    <t:Anchor>
      <t:Comment id="1660111708"/>
    </t:Anchor>
    <t:History>
      <t:Event id="{F02AE2C4-927E-4D97-A2A0-4676AB0B6551}" time="2021-10-26T16:16:58.964Z">
        <t:Attribution userId="S::jody.payne@perficient.com::599f9600-92a9-4386-baf0-88fcb7356f8f" userProvider="AD" userName="Jody Payne"/>
        <t:Anchor>
          <t:Comment id="1660111708"/>
        </t:Anchor>
        <t:Create/>
      </t:Event>
      <t:Event id="{83C02598-1C0C-446C-8B42-FA539871FA36}" time="2021-10-26T16:16:58.964Z">
        <t:Attribution userId="S::jody.payne@perficient.com::599f9600-92a9-4386-baf0-88fcb7356f8f" userProvider="AD" userName="Jody Payne"/>
        <t:Anchor>
          <t:Comment id="1660111708"/>
        </t:Anchor>
        <t:Assign userId="S::Alicia.Heaton@perficient.com::c60c9402-7454-46ca-8c75-379ed9cc4a80" userProvider="AD" userName="Alicia Heaton"/>
      </t:Event>
      <t:Event id="{4BC678D9-8602-4EF7-99B8-0BAEB9F38C48}" time="2021-10-26T16:16:58.964Z">
        <t:Attribution userId="S::jody.payne@perficient.com::599f9600-92a9-4386-baf0-88fcb7356f8f" userProvider="AD" userName="Jody Payne"/>
        <t:Anchor>
          <t:Comment id="1660111708"/>
        </t:Anchor>
        <t:SetTitle title="@Alicia Heaton please add details on roles per phase."/>
      </t:Event>
    </t:History>
  </t:Task>
  <t:Task id="{36F5DC88-0581-4393-BB9C-5B28ABF0DD9F}">
    <t:Anchor>
      <t:Comment id="1156295602"/>
    </t:Anchor>
    <t:History>
      <t:Event id="{87E51C37-FBEC-41F1-84DC-09B5F0F1C5A5}" time="2021-10-20T12:34:36.124Z">
        <t:Attribution userId="S::jody.payne@perficient.com::599f9600-92a9-4386-baf0-88fcb7356f8f" userProvider="AD" userName="Jody Payne"/>
        <t:Anchor>
          <t:Comment id="1156295602"/>
        </t:Anchor>
        <t:Create/>
      </t:Event>
      <t:Event id="{4666406B-8F38-4480-AF5A-87B0415B241A}" time="2021-10-20T12:34:36.124Z">
        <t:Attribution userId="S::jody.payne@perficient.com::599f9600-92a9-4386-baf0-88fcb7356f8f" userProvider="AD" userName="Jody Payne"/>
        <t:Anchor>
          <t:Comment id="1156295602"/>
        </t:Anchor>
        <t:Assign userId="S::Tyson.Damman@perficient.com::9f18d185-7112-45ce-9207-250c2683dcc6" userProvider="AD" userName="Tyson Damman"/>
      </t:Event>
      <t:Event id="{7FC93E5E-F7DD-4D7A-A2E7-013EDFA3D948}" time="2021-10-20T12:34:36.124Z">
        <t:Attribution userId="S::jody.payne@perficient.com::599f9600-92a9-4386-baf0-88fcb7356f8f" userProvider="AD" userName="Jody Payne"/>
        <t:Anchor>
          <t:Comment id="1156295602"/>
        </t:Anchor>
        <t:SetTitle title="@Tyson Damman are we doing any user flows? or will the journey map cover that?"/>
      </t:Event>
    </t:History>
  </t:Task>
  <t:Task id="{68F5A412-C506-459E-9764-62707AFAB43E}">
    <t:Anchor>
      <t:Comment id="478365307"/>
    </t:Anchor>
    <t:History>
      <t:Event id="{36F92312-F610-4E90-94F6-A696541D45CC}" time="2021-10-20T14:06:25.4Z">
        <t:Attribution userId="S::jody.payne@perficient.com::599f9600-92a9-4386-baf0-88fcb7356f8f" userProvider="AD" userName="Jody Payne"/>
        <t:Anchor>
          <t:Comment id="478365307"/>
        </t:Anchor>
        <t:Create/>
      </t:Event>
      <t:Event id="{D6914A77-973A-4891-A4B6-338E4007E682}" time="2021-10-20T14:06:25.4Z">
        <t:Attribution userId="S::jody.payne@perficient.com::599f9600-92a9-4386-baf0-88fcb7356f8f" userProvider="AD" userName="Jody Payne"/>
        <t:Anchor>
          <t:Comment id="478365307"/>
        </t:Anchor>
        <t:Assign userId="S::Eve.Sangenito@perficient.com::a89b9b31-caa3-4463-ae8d-d3637ad54c6f" userProvider="AD" userName="Eve Sangenito"/>
      </t:Event>
      <t:Event id="{768FB0B1-4E75-4DD0-8FE4-78101DA5E0C5}" time="2021-10-20T14:06:25.4Z">
        <t:Attribution userId="S::jody.payne@perficient.com::599f9600-92a9-4386-baf0-88fcb7356f8f" userProvider="AD" userName="Jody Payne"/>
        <t:Anchor>
          <t:Comment id="478365307"/>
        </t:Anchor>
        <t:SetTitle title="XD has updated estimates and dollars to reflect revisions and PGM is updated as well. Please make sure all other SME estimates and budgets are updated. @Eve Sangenito @Matt Ruud @Benjamin Cook @Donald Turner @Namit Joshi"/>
      </t:Event>
    </t:History>
  </t:Task>
  <t:Task id="{6B3D0878-0304-4393-9473-97D3E65165BC}">
    <t:Anchor>
      <t:Comment id="2043521205"/>
    </t:Anchor>
    <t:History>
      <t:Event id="{1C181A64-7C8C-4C1D-81CB-1A06641E16D0}" time="2021-10-25T23:21:44.404Z">
        <t:Attribution userId="S::jody.payne@perficient.com::599f9600-92a9-4386-baf0-88fcb7356f8f" userProvider="AD" userName="Jody Payne"/>
        <t:Anchor>
          <t:Comment id="2043521205"/>
        </t:Anchor>
        <t:Create/>
      </t:Event>
      <t:Event id="{E41619B9-01D4-40AB-B080-B015C1FCE0D4}" time="2021-10-25T23:21:44.404Z">
        <t:Attribution userId="S::jody.payne@perficient.com::599f9600-92a9-4386-baf0-88fcb7356f8f" userProvider="AD" userName="Jody Payne"/>
        <t:Anchor>
          <t:Comment id="2043521205"/>
        </t:Anchor>
        <t:Assign userId="S::Namit.Joshi@perficient.com::b3e3fc5c-079f-40ee-affe-78584e89e83a" userProvider="AD" userName="Namit Joshi"/>
      </t:Event>
      <t:Event id="{2134BAE0-77A5-43B5-98FC-1CD715944C13}" time="2021-10-25T23:21:44.404Z">
        <t:Attribution userId="S::jody.payne@perficient.com::599f9600-92a9-4386-baf0-88fcb7356f8f" userProvider="AD" userName="Jody Payne"/>
        <t:Anchor>
          <t:Comment id="2043521205"/>
        </t:Anchor>
        <t:SetTitle title="Need to add hours by week by phase @Namit Joshi @Alicia Heaton"/>
      </t:Event>
    </t:History>
  </t:Task>
  <t:Task id="{F5988E43-6509-4CBD-9B41-A15704B4BE97}">
    <t:Anchor>
      <t:Comment id="679936020"/>
    </t:Anchor>
    <t:History>
      <t:Event id="{0CE762D3-0E7F-4BFE-B254-7DC7BE0B238D}" time="2021-10-27T14:03:52.505Z">
        <t:Attribution userId="S::namit.joshi@perficient.com::b3e3fc5c-079f-40ee-affe-78584e89e83a" userProvider="AD" userName="Namit Joshi"/>
        <t:Anchor>
          <t:Comment id="1281772077"/>
        </t:Anchor>
        <t:Create/>
      </t:Event>
      <t:Event id="{CB430C75-BBA5-470D-B164-771000DCC03F}" time="2021-10-27T14:03:52.505Z">
        <t:Attribution userId="S::namit.joshi@perficient.com::b3e3fc5c-079f-40ee-affe-78584e89e83a" userProvider="AD" userName="Namit Joshi"/>
        <t:Anchor>
          <t:Comment id="1281772077"/>
        </t:Anchor>
        <t:Assign userId="S::John.Maclaren@perficient.com::b8764d55-3b70-445f-8fab-656134a7fcfd" userProvider="AD" userName="John MacLaren"/>
      </t:Event>
      <t:Event id="{7844259A-6D65-4A12-8A18-051BD1B62A8A}" time="2021-10-27T14:03:52.505Z">
        <t:Attribution userId="S::namit.joshi@perficient.com::b3e3fc5c-079f-40ee-affe-78584e89e83a" userProvider="AD" userName="Namit Joshi"/>
        <t:Anchor>
          <t:Comment id="1281772077"/>
        </t:Anchor>
        <t:SetTitle title="@John MacLaren Please confirm"/>
      </t:Event>
    </t:History>
  </t:Task>
  <t:Task id="{117E6ABC-EC30-4D5E-BD97-50105EC4AFF2}">
    <t:Anchor>
      <t:Comment id="171265169"/>
    </t:Anchor>
    <t:History>
      <t:Event id="{DC6DF2B0-CA94-4A17-9A4C-2217078DD30B}" time="2021-10-26T16:17:53.66Z">
        <t:Attribution userId="S::jody.payne@perficient.com::599f9600-92a9-4386-baf0-88fcb7356f8f" userProvider="AD" userName="Jody Payne"/>
        <t:Anchor>
          <t:Comment id="171265169"/>
        </t:Anchor>
        <t:Create/>
      </t:Event>
      <t:Event id="{B49CA72A-65DD-47AE-BD7A-16979427FEAC}" time="2021-10-26T16:17:53.66Z">
        <t:Attribution userId="S::jody.payne@perficient.com::599f9600-92a9-4386-baf0-88fcb7356f8f" userProvider="AD" userName="Jody Payne"/>
        <t:Anchor>
          <t:Comment id="171265169"/>
        </t:Anchor>
        <t:Assign userId="S::Alicia.Heaton@perficient.com::c60c9402-7454-46ca-8c75-379ed9cc4a80" userProvider="AD" userName="Alicia Heaton"/>
      </t:Event>
      <t:Event id="{5B7EA568-2503-470C-8D9E-3C94C930D6AA}" time="2021-10-26T16:17:53.66Z">
        <t:Attribution userId="S::jody.payne@perficient.com::599f9600-92a9-4386-baf0-88fcb7356f8f" userProvider="AD" userName="Jody Payne"/>
        <t:Anchor>
          <t:Comment id="171265169"/>
        </t:Anchor>
        <t:SetTitle title="@Alicia Heaton create an Appendix and add coveo lic."/>
      </t:Event>
    </t:History>
  </t:Task>
  <t:Task id="{F0C6F808-E863-4FD6-8110-ABC92D58FB08}">
    <t:Anchor>
      <t:Comment id="806956230"/>
    </t:Anchor>
    <t:History>
      <t:Event id="{5651A39D-A25F-41A2-9F15-F75B1BC48321}" time="2021-10-26T16:19:26.626Z">
        <t:Attribution userId="S::jody.payne@perficient.com::599f9600-92a9-4386-baf0-88fcb7356f8f" userProvider="AD" userName="Jody Payne"/>
        <t:Anchor>
          <t:Comment id="806956230"/>
        </t:Anchor>
        <t:Create/>
      </t:Event>
      <t:Event id="{71D5EB71-7676-40AE-9EFD-3807F5F5A7EC}" time="2021-10-26T16:19:26.626Z">
        <t:Attribution userId="S::jody.payne@perficient.com::599f9600-92a9-4386-baf0-88fcb7356f8f" userProvider="AD" userName="Jody Payne"/>
        <t:Anchor>
          <t:Comment id="806956230"/>
        </t:Anchor>
        <t:Assign userId="S::Namit.Joshi@perficient.com::b3e3fc5c-079f-40ee-affe-78584e89e83a" userProvider="AD" userName="Namit Joshi"/>
      </t:Event>
      <t:Event id="{815CE814-513F-49DB-93AB-35CFED3C1C14}" time="2021-10-26T16:19:26.626Z">
        <t:Attribution userId="S::jody.payne@perficient.com::599f9600-92a9-4386-baf0-88fcb7356f8f" userProvider="AD" userName="Jody Payne"/>
        <t:Anchor>
          <t:Comment id="806956230"/>
        </t:Anchor>
        <t:SetTitle title="add in Ansus to reference @Namit Joshi @Alicia Heaton"/>
      </t:Event>
    </t:History>
  </t:Task>
  <t:Task id="{B1643D17-1F23-4CA2-AC0D-CC73EEE55AD2}">
    <t:Anchor>
      <t:Comment id="51555966"/>
    </t:Anchor>
    <t:History>
      <t:Event id="{22E57D1A-74CB-41F4-88B6-4C544EDDD8A3}" time="2021-10-27T15:33:04.28Z">
        <t:Attribution userId="S::namit.joshi@perficient.com::b3e3fc5c-079f-40ee-affe-78584e89e83a" userProvider="AD" userName="Namit Joshi"/>
        <t:Anchor>
          <t:Comment id="51555966"/>
        </t:Anchor>
        <t:Create/>
      </t:Event>
      <t:Event id="{912902A5-D5A3-4CD4-89FE-E99C23DF08DB}" time="2021-10-27T15:33:04.28Z">
        <t:Attribution userId="S::namit.joshi@perficient.com::b3e3fc5c-079f-40ee-affe-78584e89e83a" userProvider="AD" userName="Namit Joshi"/>
        <t:Anchor>
          <t:Comment id="51555966"/>
        </t:Anchor>
        <t:Assign userId="S::Kiley.Groves@perficient.com::cf2403ff-cb3d-453b-9d1f-7d0c683b39c2" userProvider="AD" userName="Kiley Groves"/>
      </t:Event>
      <t:Event id="{E7C16BC6-1EFF-4D58-A56D-B0A036E7551E}" time="2021-10-27T15:33:04.28Z">
        <t:Attribution userId="S::namit.joshi@perficient.com::b3e3fc5c-079f-40ee-affe-78584e89e83a" userProvider="AD" userName="Namit Joshi"/>
        <t:Anchor>
          <t:Comment id="51555966"/>
        </t:Anchor>
        <t:SetTitle title="@Kiley Groves Please review formatting in here"/>
      </t:Event>
    </t:History>
  </t:Task>
</t:Tasks>
</file>

<file path=word/theme/theme1.xml><?xml version="1.0" encoding="utf-8"?>
<a:theme xmlns:a="http://schemas.openxmlformats.org/drawingml/2006/main" name="XD_PPT_Template_ForConsideration">
  <a:themeElements>
    <a:clrScheme name="Perficient">
      <a:dk1>
        <a:srgbClr val="010101"/>
      </a:dk1>
      <a:lt1>
        <a:srgbClr val="FFFFFF"/>
      </a:lt1>
      <a:dk2>
        <a:srgbClr val="CC1F20"/>
      </a:dk2>
      <a:lt2>
        <a:srgbClr val="B79967"/>
      </a:lt2>
      <a:accent1>
        <a:srgbClr val="8D0E11"/>
      </a:accent1>
      <a:accent2>
        <a:srgbClr val="8C734B"/>
      </a:accent2>
      <a:accent3>
        <a:srgbClr val="58595B"/>
      </a:accent3>
      <a:accent4>
        <a:srgbClr val="E8E8E8"/>
      </a:accent4>
      <a:accent5>
        <a:srgbClr val="3C5D6F"/>
      </a:accent5>
      <a:accent6>
        <a:srgbClr val="81A7BB"/>
      </a:accent6>
      <a:hlink>
        <a:srgbClr val="CC1F20"/>
      </a:hlink>
      <a:folHlink>
        <a:srgbClr val="8D0E11"/>
      </a:folHlink>
    </a:clrScheme>
    <a:fontScheme name="Custom 1">
      <a:majorFont>
        <a:latin typeface="Lato Black"/>
        <a:ea typeface=""/>
        <a:cs typeface="Lato Black"/>
      </a:majorFont>
      <a:minorFont>
        <a:latin typeface="Lato"/>
        <a:ea typeface=""/>
        <a:cs typeface="Lat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48454b-45cc-45b1-856a-7b766b483745">
      <Terms xmlns="http://schemas.microsoft.com/office/infopath/2007/PartnerControls">
        <TermInfo xmlns="http://schemas.microsoft.com/office/infopath/2007/PartnerControls">
          <TermName xmlns="http://schemas.microsoft.com/office/infopath/2007/PartnerControls">Perficient</TermName>
          <TermId xmlns="http://schemas.microsoft.com/office/infopath/2007/PartnerControls">4783830d-4962-4043-858f-21a59dbfef1f</TermId>
        </TermInfo>
        <TermInfo xmlns="http://schemas.microsoft.com/office/infopath/2007/PartnerControls">
          <TermName xmlns="http://schemas.microsoft.com/office/infopath/2007/PartnerControls">resume</TermName>
          <TermId xmlns="http://schemas.microsoft.com/office/infopath/2007/PartnerControls">cf299c5b-8ea0-4fcf-ba76-5c13555a1886</TermId>
        </TermInfo>
        <TermInfo xmlns="http://schemas.microsoft.com/office/infopath/2007/PartnerControls">
          <TermName xmlns="http://schemas.microsoft.com/office/infopath/2007/PartnerControls">branded</TermName>
          <TermId xmlns="http://schemas.microsoft.com/office/infopath/2007/PartnerControls">870c63ce-f6b6-4608-8279-30c35c09f880</TermId>
        </TermInfo>
        <TermInfo xmlns="http://schemas.microsoft.com/office/infopath/2007/PartnerControls">
          <TermName xmlns="http://schemas.microsoft.com/office/infopath/2007/PartnerControls">doc</TermName>
          <TermId xmlns="http://schemas.microsoft.com/office/infopath/2007/PartnerControls">022ba451-162d-4646-b1ee-748139028762</TermId>
        </TermInfo>
      </Terms>
    </lcf76f155ced4ddcb4097134ff3c332f>
    <TaxCatchAll xmlns="7ed3c4da-b135-42a5-aaf8-d0ebc05f566e">
      <Value>4045</Value>
      <Value>3742</Value>
      <Value>4047</Value>
      <Value>4046</Value>
    </TaxCatchAll>
    <Industry xmlns="ed48454b-45cc-45b1-856a-7b766b483745">Industry Agnostic</Industry>
    <Asset_x0020_Type xmlns="ed48454b-45cc-45b1-856a-7b766b483745">Word Template</Asset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BCD91545499843BB17C00B50EFF6E8" ma:contentTypeVersion="17" ma:contentTypeDescription="Create a new document." ma:contentTypeScope="" ma:versionID="7eda4fa3a4ae2b990d5336f239469475">
  <xsd:schema xmlns:xsd="http://www.w3.org/2001/XMLSchema" xmlns:xs="http://www.w3.org/2001/XMLSchema" xmlns:p="http://schemas.microsoft.com/office/2006/metadata/properties" xmlns:ns2="ed48454b-45cc-45b1-856a-7b766b483745" xmlns:ns3="7ed3c4da-b135-42a5-aaf8-d0ebc05f566e" targetNamespace="http://schemas.microsoft.com/office/2006/metadata/properties" ma:root="true" ma:fieldsID="bf38a28340053640512f568a84b63bb0" ns2:_="" ns3:_="">
    <xsd:import namespace="ed48454b-45cc-45b1-856a-7b766b483745"/>
    <xsd:import namespace="7ed3c4da-b135-42a5-aaf8-d0ebc05f566e"/>
    <xsd:element name="properties">
      <xsd:complexType>
        <xsd:sequence>
          <xsd:element name="documentManagement">
            <xsd:complexType>
              <xsd:all>
                <xsd:element ref="ns2:Asset_x0020_Type" minOccurs="0"/>
                <xsd:element ref="ns2:Industry"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8454b-45cc-45b1-856a-7b766b483745" elementFormDefault="qualified">
    <xsd:import namespace="http://schemas.microsoft.com/office/2006/documentManagement/types"/>
    <xsd:import namespace="http://schemas.microsoft.com/office/infopath/2007/PartnerControls"/>
    <xsd:element name="Asset_x0020_Type" ma:index="8" nillable="true" ma:displayName="Asset Type" ma:default="Word Template" ma:format="Dropdown" ma:internalName="Asset_x0020_Type">
      <xsd:simpleType>
        <xsd:restriction base="dms:Choice">
          <xsd:enumeration value="Word Template"/>
          <xsd:enumeration value="PPT Template"/>
          <xsd:enumeration value="Image"/>
          <xsd:enumeration value="Logo"/>
          <xsd:enumeration value="Video"/>
        </xsd:restriction>
      </xsd:simpleType>
    </xsd:element>
    <xsd:element name="Industry" ma:index="9" nillable="true" ma:displayName="Industry" ma:default="Automotive" ma:format="Dropdown" ma:internalName="Industry">
      <xsd:simpleType>
        <xsd:restriction base="dms:Choice">
          <xsd:enumeration value="Industry Agnostic"/>
          <xsd:enumeration value="Automotive"/>
          <xsd:enumeration value="CMT"/>
          <xsd:enumeration value="Consumer Goods"/>
          <xsd:enumeration value="Energy + Utilities"/>
          <xsd:enumeration value="Financial Services"/>
          <xsd:enumeration value="Healthcare"/>
          <xsd:enumeration value="Insurance"/>
          <xsd:enumeration value="Life Sciences"/>
          <xsd:enumeration value="Manufacturing"/>
          <xsd:enumeration value="Professional Services"/>
          <xsd:enumeration value="Retail + Distribution"/>
          <xsd:enumeration value="Transportation + Logistics"/>
          <xsd:enumeration value="Travel + Hospitality"/>
        </xsd:restriction>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d3c4da-b135-42a5-aaf8-d0ebc05f566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629f024-6caa-472c-a618-a983e872e394}" ma:internalName="TaxCatchAll" ma:showField="CatchAllData" ma:web="7ed3c4da-b135-42a5-aaf8-d0ebc05f5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015493-872E-F34F-A330-BC0068122E67}">
  <ds:schemaRefs>
    <ds:schemaRef ds:uri="http://schemas.openxmlformats.org/officeDocument/2006/bibliography"/>
  </ds:schemaRefs>
</ds:datastoreItem>
</file>

<file path=customXml/itemProps2.xml><?xml version="1.0" encoding="utf-8"?>
<ds:datastoreItem xmlns:ds="http://schemas.openxmlformats.org/officeDocument/2006/customXml" ds:itemID="{A0701743-8DE2-4E73-BFF5-8B73BAB0384C}">
  <ds:schemaRefs>
    <ds:schemaRef ds:uri="http://schemas.microsoft.com/office/2006/metadata/properties"/>
    <ds:schemaRef ds:uri="http://schemas.microsoft.com/office/infopath/2007/PartnerControls"/>
    <ds:schemaRef ds:uri="ed48454b-45cc-45b1-856a-7b766b483745"/>
    <ds:schemaRef ds:uri="7ed3c4da-b135-42a5-aaf8-d0ebc05f566e"/>
  </ds:schemaRefs>
</ds:datastoreItem>
</file>

<file path=customXml/itemProps3.xml><?xml version="1.0" encoding="utf-8"?>
<ds:datastoreItem xmlns:ds="http://schemas.openxmlformats.org/officeDocument/2006/customXml" ds:itemID="{A8EFF00A-7A69-4E39-92BC-7FCFC993037D}">
  <ds:schemaRefs>
    <ds:schemaRef ds:uri="http://schemas.microsoft.com/sharepoint/v3/contenttype/forms"/>
  </ds:schemaRefs>
</ds:datastoreItem>
</file>

<file path=customXml/itemProps4.xml><?xml version="1.0" encoding="utf-8"?>
<ds:datastoreItem xmlns:ds="http://schemas.openxmlformats.org/officeDocument/2006/customXml" ds:itemID="{38149DFC-87F7-41B0-9D6B-469202EF5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8454b-45cc-45b1-856a-7b766b483745"/>
    <ds:schemaRef ds:uri="7ed3c4da-b135-42a5-aaf8-d0ebc05f5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2024_Perficient RFP Response Template_DD</Template>
  <TotalTime>5</TotalTime>
  <Pages>2</Pages>
  <Words>2027</Words>
  <Characters>11560</Characters>
  <Application>Microsoft Office Word</Application>
  <DocSecurity>0</DocSecurity>
  <Lines>96</Lines>
  <Paragraphs>27</Paragraphs>
  <ScaleCrop>false</ScaleCrop>
  <Company>Kintuition</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Jarvis</dc:creator>
  <cp:keywords/>
  <dc:description/>
  <cp:lastModifiedBy>Jeffrey Davis</cp:lastModifiedBy>
  <cp:revision>3</cp:revision>
  <cp:lastPrinted>2020-04-29T05:15:00Z</cp:lastPrinted>
  <dcterms:created xsi:type="dcterms:W3CDTF">2026-04-22T23:46:00Z</dcterms:created>
  <dcterms:modified xsi:type="dcterms:W3CDTF">2026-04-23T01:29:00Z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0x010100D5BCD91545499843BB17C00B50EFF6E8</vt:lpwstr>
  </property>
  <property fmtid="{D5CDD505-2E9C-101B-9397-08002B2CF9AE}" pid="3" name="Pursuit Account">
    <vt:lpwstr>429;#Con Edison|def145d3-c9a2-451f-8fc7-ea3176fc75ea</vt:lpwstr>
  </property>
  <property fmtid="{D5CDD505-2E9C-101B-9397-08002B2CF9AE}" pid="4" name="_dlc_DocIdItemGuid">
    <vt:lpwstr>467ff654-f0d4-4bad-b71e-82a5f74e8891</vt:lpwstr>
  </property>
  <property fmtid="{D5CDD505-2E9C-101B-9397-08002B2CF9AE}" pid="5" name="MediaServiceImageTags">
    <vt:lpwstr>3742;#Perficient|4783830d-4962-4043-858f-21a59dbfef1f;#4046;#resume|cf299c5b-8ea0-4fcf-ba76-5c13555a1886;#4045;#branded|870c63ce-f6b6-4608-8279-30c35c09f880;#4047;#doc|022ba451-162d-4646-b1ee-748139028762</vt:lpwstr>
  </property>
  <property fmtid="{D5CDD505-2E9C-101B-9397-08002B2CF9AE}" pid="6" name="UserID">
    <vt:lpwstr/>
  </property>
  <property fmtid="{D5CDD505-2E9C-101B-9397-08002B2CF9AE}" pid="7" name="SBU">
    <vt:lpwstr/>
  </property>
  <property fmtid="{D5CDD505-2E9C-101B-9397-08002B2CF9AE}" pid="8" name="_ReviewCycleID">
    <vt:i4>731153336</vt:i4>
  </property>
  <property fmtid="{D5CDD505-2E9C-101B-9397-08002B2CF9AE}" pid="9" name="docLang">
    <vt:lpwstr>en</vt:lpwstr>
  </property>
  <property fmtid="{D5CDD505-2E9C-101B-9397-08002B2CF9AE}" pid="10" name="_ReviewingToolsShownOnce">
    <vt:lpwstr/>
  </property>
  <property fmtid="{D5CDD505-2E9C-101B-9397-08002B2CF9AE}" pid="11" name="ResourceID">
    <vt:lpwstr/>
  </property>
  <property fmtid="{D5CDD505-2E9C-101B-9397-08002B2CF9AE}" pid="12" name="JobTitle1">
    <vt:lpwstr/>
  </property>
  <property fmtid="{D5CDD505-2E9C-101B-9397-08002B2CF9AE}" pid="13" name="Location">
    <vt:lpwstr/>
  </property>
  <property fmtid="{D5CDD505-2E9C-101B-9397-08002B2CF9AE}" pid="14" name="ResourceType">
    <vt:lpwstr/>
  </property>
  <property fmtid="{D5CDD505-2E9C-101B-9397-08002B2CF9AE}" pid="15" name="ResourceName">
    <vt:lpwstr/>
  </property>
</Properties>
</file>